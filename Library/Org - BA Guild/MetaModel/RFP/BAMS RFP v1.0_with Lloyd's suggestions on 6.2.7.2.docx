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BEA2430" w14:textId="77777777" w:rsidR="00452C6A" w:rsidRDefault="00DB1AF8">
      <w:pPr>
        <w:pStyle w:val="EnvelopeAddress1"/>
      </w:pPr>
      <w:bookmarkStart w:id="0" w:name="_GoBack"/>
      <w:bookmarkEnd w:id="0"/>
      <w:r>
        <w:t>DRAFT RFP</w:t>
      </w:r>
      <w:r w:rsidR="00452C6A">
        <w:br/>
        <w:t>Object Management Group</w:t>
      </w:r>
    </w:p>
    <w:p w14:paraId="207B23A0" w14:textId="77777777" w:rsidR="00452C6A" w:rsidRDefault="00452C6A">
      <w:pPr>
        <w:pStyle w:val="New"/>
      </w:pPr>
      <w:r>
        <w:br/>
        <w:t>140 Kendrick Street</w:t>
      </w:r>
    </w:p>
    <w:p w14:paraId="2F1270F7" w14:textId="77777777" w:rsidR="00452C6A" w:rsidRPr="00452C6A" w:rsidRDefault="00452C6A">
      <w:pPr>
        <w:pStyle w:val="New"/>
      </w:pPr>
      <w:r>
        <w:t>Building A</w:t>
      </w:r>
      <w:r w:rsidR="0064228A">
        <w:t xml:space="preserve"> </w:t>
      </w:r>
      <w:r>
        <w:t>Suite 300</w:t>
      </w:r>
    </w:p>
    <w:p w14:paraId="71848447" w14:textId="77777777" w:rsidR="00452C6A" w:rsidRPr="00452C6A" w:rsidRDefault="00452C6A">
      <w:pPr>
        <w:pStyle w:val="New"/>
        <w:rPr>
          <w:lang w:val="it-IT"/>
        </w:rPr>
      </w:pPr>
      <w:r w:rsidRPr="00452C6A">
        <w:rPr>
          <w:lang w:val="it-IT"/>
        </w:rPr>
        <w:t>Needham, MA 02494</w:t>
      </w:r>
    </w:p>
    <w:p w14:paraId="03D37BC0" w14:textId="77777777" w:rsidR="00452C6A" w:rsidRPr="00452C6A" w:rsidRDefault="00452C6A">
      <w:pPr>
        <w:pStyle w:val="New"/>
        <w:rPr>
          <w:lang w:val="it-IT"/>
        </w:rPr>
      </w:pPr>
      <w:r w:rsidRPr="00452C6A">
        <w:rPr>
          <w:lang w:val="it-IT"/>
        </w:rPr>
        <w:t>USA</w:t>
      </w:r>
    </w:p>
    <w:p w14:paraId="633F3436" w14:textId="77777777" w:rsidR="00452C6A" w:rsidRPr="00452C6A" w:rsidRDefault="00452C6A">
      <w:pPr>
        <w:pStyle w:val="New"/>
        <w:rPr>
          <w:lang w:val="it-IT"/>
        </w:rPr>
      </w:pPr>
      <w:r w:rsidRPr="00452C6A">
        <w:rPr>
          <w:lang w:val="it-IT"/>
        </w:rPr>
        <w:t xml:space="preserve"> </w:t>
      </w:r>
      <w:r w:rsidRPr="00452C6A">
        <w:rPr>
          <w:lang w:val="it-IT"/>
        </w:rPr>
        <w:tab/>
      </w:r>
      <w:r w:rsidRPr="00452C6A">
        <w:rPr>
          <w:lang w:val="it-IT"/>
        </w:rPr>
        <w:tab/>
      </w:r>
      <w:r w:rsidRPr="00452C6A">
        <w:rPr>
          <w:lang w:val="it-IT"/>
        </w:rPr>
        <w:tab/>
      </w:r>
    </w:p>
    <w:p w14:paraId="0AC2F60E" w14:textId="77777777" w:rsidR="00452C6A" w:rsidRPr="00452C6A" w:rsidRDefault="00452C6A">
      <w:pPr>
        <w:pStyle w:val="New"/>
        <w:rPr>
          <w:lang w:val="it-IT"/>
        </w:rPr>
      </w:pPr>
      <w:r w:rsidRPr="00452C6A">
        <w:rPr>
          <w:lang w:val="it-IT"/>
        </w:rPr>
        <w:t>Telephone: +1-781-444-0404</w:t>
      </w:r>
    </w:p>
    <w:p w14:paraId="746622EB" w14:textId="77777777" w:rsidR="00452C6A" w:rsidRDefault="00452C6A">
      <w:pPr>
        <w:pStyle w:val="New"/>
        <w:rPr>
          <w:lang w:val="it-IT"/>
        </w:rPr>
      </w:pPr>
      <w:r w:rsidRPr="00452C6A">
        <w:rPr>
          <w:lang w:val="it-IT"/>
        </w:rPr>
        <w:t>Facsimile: +1-781-444-0320</w:t>
      </w:r>
    </w:p>
    <w:p w14:paraId="0D56752E" w14:textId="77777777" w:rsidR="00DD4C7B" w:rsidRPr="00452C6A" w:rsidRDefault="00DD4C7B">
      <w:pPr>
        <w:pStyle w:val="New"/>
        <w:rPr>
          <w:lang w:val="it-IT"/>
        </w:rPr>
      </w:pPr>
    </w:p>
    <w:p w14:paraId="48DA1717" w14:textId="77777777" w:rsidR="00452C6A" w:rsidRDefault="005537C5">
      <w:pPr>
        <w:pStyle w:val="EnvelopeAddress1"/>
        <w:rPr>
          <w:b w:val="0"/>
          <w:sz w:val="36"/>
        </w:rPr>
      </w:pPr>
      <w:r>
        <w:rPr>
          <w:b w:val="0"/>
          <w:sz w:val="36"/>
        </w:rPr>
        <w:t>Business Arch</w:t>
      </w:r>
      <w:r w:rsidR="008676AC">
        <w:rPr>
          <w:b w:val="0"/>
          <w:sz w:val="36"/>
        </w:rPr>
        <w:t>itecture Metamodel Standard (BAMS</w:t>
      </w:r>
      <w:r>
        <w:rPr>
          <w:b w:val="0"/>
          <w:sz w:val="36"/>
        </w:rPr>
        <w:t>)</w:t>
      </w:r>
      <w:r w:rsidR="00452C6A" w:rsidRPr="00452C6A">
        <w:rPr>
          <w:b w:val="0"/>
          <w:sz w:val="36"/>
        </w:rPr>
        <w:br/>
      </w:r>
      <w:r w:rsidR="00452C6A">
        <w:rPr>
          <w:b w:val="0"/>
          <w:sz w:val="36"/>
        </w:rPr>
        <w:t>Request For Proposal</w:t>
      </w:r>
    </w:p>
    <w:p w14:paraId="71B49BBA" w14:textId="77777777" w:rsidR="00452C6A" w:rsidRDefault="00452C6A">
      <w:pPr>
        <w:pStyle w:val="New"/>
      </w:pPr>
      <w:r w:rsidRPr="00216E4C">
        <w:rPr>
          <w:highlight w:val="yellow"/>
        </w:rPr>
        <w:t xml:space="preserve">OMG Document: </w:t>
      </w:r>
      <w:r w:rsidR="005537C5" w:rsidRPr="00216E4C">
        <w:rPr>
          <w:highlight w:val="yellow"/>
        </w:rPr>
        <w:t>ADMTF</w:t>
      </w:r>
      <w:r w:rsidR="00C54E47" w:rsidRPr="00216E4C">
        <w:rPr>
          <w:highlight w:val="yellow"/>
        </w:rPr>
        <w:t>/</w:t>
      </w:r>
      <w:r w:rsidR="00F63F7F" w:rsidRPr="00216E4C">
        <w:rPr>
          <w:highlight w:val="yellow"/>
        </w:rPr>
        <w:t>20</w:t>
      </w:r>
      <w:r w:rsidR="005537C5" w:rsidRPr="00216E4C">
        <w:rPr>
          <w:highlight w:val="yellow"/>
        </w:rPr>
        <w:t>15</w:t>
      </w:r>
      <w:r w:rsidR="00F63F7F" w:rsidRPr="00216E4C">
        <w:rPr>
          <w:highlight w:val="yellow"/>
        </w:rPr>
        <w:t>-</w:t>
      </w:r>
      <w:r w:rsidR="005537C5" w:rsidRPr="00216E4C">
        <w:rPr>
          <w:highlight w:val="yellow"/>
        </w:rPr>
        <w:t>11</w:t>
      </w:r>
      <w:r w:rsidR="00F63F7F" w:rsidRPr="00216E4C">
        <w:rPr>
          <w:highlight w:val="yellow"/>
        </w:rPr>
        <w:t>-xx</w:t>
      </w:r>
      <w:r>
        <w:br/>
      </w:r>
      <w:r>
        <w:br/>
      </w:r>
      <w:r>
        <w:rPr>
          <w:b/>
        </w:rPr>
        <w:t xml:space="preserve">Letters of Intent due: </w:t>
      </w:r>
      <w:r w:rsidR="00AD7447">
        <w:rPr>
          <w:b/>
        </w:rPr>
        <w:t>Feb. 14, 2016</w:t>
      </w:r>
    </w:p>
    <w:p w14:paraId="38C72EA0" w14:textId="77777777" w:rsidR="00452C6A" w:rsidRPr="00901DDB" w:rsidRDefault="00452C6A" w:rsidP="00901DDB">
      <w:pPr>
        <w:pStyle w:val="New"/>
        <w:rPr>
          <w:b/>
        </w:rPr>
      </w:pPr>
      <w:r>
        <w:t xml:space="preserve">Submissions due: </w:t>
      </w:r>
      <w:r w:rsidR="00AD7447">
        <w:t>August 14, 2016</w:t>
      </w:r>
    </w:p>
    <w:p w14:paraId="4C5473EF" w14:textId="77777777" w:rsidR="00452C6A" w:rsidRDefault="00452C6A" w:rsidP="00E15FA2">
      <w:pPr>
        <w:pStyle w:val="SmallHeading"/>
        <w:ind w:left="0" w:firstLine="0"/>
      </w:pPr>
      <w:r>
        <w:tab/>
        <w:t>Objective of this RFP</w:t>
      </w:r>
    </w:p>
    <w:p w14:paraId="5EF0806C" w14:textId="77777777" w:rsidR="00AD55FA" w:rsidRDefault="00452C6A" w:rsidP="005537C5">
      <w:pPr>
        <w:pStyle w:val="Body"/>
      </w:pPr>
      <w:r>
        <w:t xml:space="preserve">This RFP solicits proposals for </w:t>
      </w:r>
      <w:r w:rsidR="00E15FA2">
        <w:t xml:space="preserve">a metamodel </w:t>
      </w:r>
      <w:r w:rsidR="00283FED">
        <w:t xml:space="preserve">specification </w:t>
      </w:r>
      <w:r w:rsidR="00770844">
        <w:t xml:space="preserve">that will enable the understanding, evolution and general practice of business architecture. </w:t>
      </w:r>
    </w:p>
    <w:p w14:paraId="4B7B9EF4" w14:textId="77777777" w:rsidR="00D850CE" w:rsidRDefault="00941002" w:rsidP="008676AC">
      <w:pPr>
        <w:pStyle w:val="Body"/>
      </w:pPr>
      <w:r>
        <w:t>“</w:t>
      </w:r>
      <w:r w:rsidR="00770844">
        <w:t>Business Architecture provides holistic, multidimensional views of capabilities, end-to-end value delivery, information and organizational structure business perspectives, and their relationships among strategies, products, policies, initiatives and stakeholders.</w:t>
      </w:r>
      <w:r>
        <w:t>”</w:t>
      </w:r>
      <w:r w:rsidR="00770844">
        <w:rPr>
          <w:rStyle w:val="FootnoteReference"/>
        </w:rPr>
        <w:footnoteReference w:id="1"/>
      </w:r>
    </w:p>
    <w:p w14:paraId="608DC9CF" w14:textId="77777777" w:rsidR="00E15FA2" w:rsidRDefault="00E15FA2">
      <w:pPr>
        <w:pStyle w:val="Body"/>
      </w:pPr>
      <w:r>
        <w:t xml:space="preserve">The </w:t>
      </w:r>
      <w:r w:rsidR="008676AC">
        <w:t>Business Architecture</w:t>
      </w:r>
      <w:r w:rsidR="0064228A">
        <w:t xml:space="preserve"> </w:t>
      </w:r>
      <w:r>
        <w:t xml:space="preserve">Metamodel </w:t>
      </w:r>
      <w:r w:rsidR="008676AC">
        <w:t xml:space="preserve">Standard </w:t>
      </w:r>
      <w:r w:rsidR="009B0D99">
        <w:t xml:space="preserve">will achieve the following objectives: </w:t>
      </w:r>
    </w:p>
    <w:p w14:paraId="3A83FBDE" w14:textId="77777777" w:rsidR="00EA01F8" w:rsidRDefault="002A1E43">
      <w:pPr>
        <w:pStyle w:val="Bullet"/>
      </w:pPr>
      <w:r>
        <w:t>Enable</w:t>
      </w:r>
      <w:r w:rsidR="00EA01F8">
        <w:t xml:space="preserve"> a representative business architecture community of practice</w:t>
      </w:r>
      <w:r>
        <w:t xml:space="preserve"> to define</w:t>
      </w:r>
      <w:r w:rsidR="006E14E8">
        <w:t>, evolve</w:t>
      </w:r>
      <w:r>
        <w:t xml:space="preserve"> and </w:t>
      </w:r>
      <w:r w:rsidR="006E14E8">
        <w:t>leverage</w:t>
      </w:r>
      <w:r>
        <w:t xml:space="preserve"> business architecture </w:t>
      </w:r>
    </w:p>
    <w:p w14:paraId="74623C2D" w14:textId="77777777" w:rsidR="00487B24" w:rsidRDefault="00487B24" w:rsidP="00C65649">
      <w:pPr>
        <w:pStyle w:val="Bullet"/>
      </w:pPr>
      <w:r>
        <w:t>Formalize best practices that have gained significant traction over the past several years and have been further formalized through a growing body of work, body of knowledge and framework alignment</w:t>
      </w:r>
    </w:p>
    <w:p w14:paraId="77AB83F4" w14:textId="77777777" w:rsidR="00C65649" w:rsidRDefault="00971A01" w:rsidP="00C65649">
      <w:pPr>
        <w:pStyle w:val="Bullet"/>
      </w:pPr>
      <w:r>
        <w:lastRenderedPageBreak/>
        <w:t>Incorporate</w:t>
      </w:r>
      <w:r w:rsidR="00C65649">
        <w:t xml:space="preserve"> core </w:t>
      </w:r>
      <w:r>
        <w:t>business domains that represent</w:t>
      </w:r>
      <w:r w:rsidR="00C65649">
        <w:t xml:space="preserve"> capability, end-to-end value delivery, information and organization, </w:t>
      </w:r>
      <w:r>
        <w:t>along with</w:t>
      </w:r>
      <w:r w:rsidR="00C65649">
        <w:t xml:space="preserve"> relationships among these core business domains</w:t>
      </w:r>
    </w:p>
    <w:p w14:paraId="09F2205B" w14:textId="77777777" w:rsidR="00783725" w:rsidRPr="00691B24" w:rsidRDefault="00971A01">
      <w:pPr>
        <w:pStyle w:val="Bullet"/>
      </w:pPr>
      <w:r>
        <w:t xml:space="preserve">Incorporate </w:t>
      </w:r>
      <w:r w:rsidR="00C65649">
        <w:t xml:space="preserve">relationships </w:t>
      </w:r>
      <w:r>
        <w:t>among</w:t>
      </w:r>
      <w:r w:rsidR="00C65649">
        <w:t xml:space="preserve"> core business domains and strategy, initiative, stakeholder, policy and product</w:t>
      </w:r>
    </w:p>
    <w:p w14:paraId="28CFE826" w14:textId="77777777" w:rsidR="009A1AB8" w:rsidRDefault="006D1DDD">
      <w:pPr>
        <w:pStyle w:val="Bullet"/>
      </w:pPr>
      <w:r>
        <w:t>Establish touchpoints to related business disciplines</w:t>
      </w:r>
      <w:r w:rsidR="00971A01">
        <w:t xml:space="preserve"> as defined by</w:t>
      </w:r>
      <w:r w:rsidR="00C65649">
        <w:t xml:space="preserve"> OMG </w:t>
      </w:r>
      <w:r w:rsidR="00971A01">
        <w:t>or</w:t>
      </w:r>
      <w:r w:rsidR="00C65649">
        <w:t xml:space="preserve"> third party standard</w:t>
      </w:r>
      <w:r w:rsidR="00971A01">
        <w:t>s,</w:t>
      </w:r>
      <w:r w:rsidR="00C65649">
        <w:t xml:space="preserve"> or </w:t>
      </w:r>
      <w:r w:rsidR="00971A01">
        <w:t>that represents</w:t>
      </w:r>
      <w:r w:rsidR="00C65649">
        <w:t xml:space="preserve"> business gaps to be filled in the future</w:t>
      </w:r>
      <w:r>
        <w:t xml:space="preserve"> </w:t>
      </w:r>
    </w:p>
    <w:p w14:paraId="4B09D046" w14:textId="77777777" w:rsidR="00E15FA2" w:rsidRDefault="00487B24">
      <w:pPr>
        <w:pStyle w:val="Bullet"/>
      </w:pPr>
      <w:r>
        <w:t>Provide a foundation for furthering and facilitating</w:t>
      </w:r>
      <w:r w:rsidR="00971A01">
        <w:t xml:space="preserve"> </w:t>
      </w:r>
      <w:r w:rsidR="00856E5A">
        <w:t xml:space="preserve">future business / </w:t>
      </w:r>
      <w:r w:rsidR="00783725">
        <w:t xml:space="preserve">IT architecture alignment </w:t>
      </w:r>
      <w:r w:rsidR="00971A01">
        <w:t>through connections to relevant IT standards</w:t>
      </w:r>
    </w:p>
    <w:p w14:paraId="5287D86F" w14:textId="77777777" w:rsidR="00C313D3" w:rsidRDefault="00C313D3">
      <w:pPr>
        <w:pStyle w:val="Bullet"/>
      </w:pPr>
      <w:r>
        <w:t xml:space="preserve">Allow for a multitude of business architecture perspectives across core and extended business architecture domains. </w:t>
      </w:r>
    </w:p>
    <w:p w14:paraId="4086ED58" w14:textId="77777777" w:rsidR="00452C6A" w:rsidRDefault="00452C6A">
      <w:pPr>
        <w:pStyle w:val="Body"/>
      </w:pPr>
      <w:r>
        <w:t>For further details see Chapter 6 of this document.</w:t>
      </w:r>
    </w:p>
    <w:p w14:paraId="134C2CB4" w14:textId="77777777" w:rsidR="00136965" w:rsidRDefault="00136965">
      <w:pPr>
        <w:pStyle w:val="Body"/>
      </w:pPr>
    </w:p>
    <w:p w14:paraId="6C5B9FCC" w14:textId="77777777" w:rsidR="00452C6A" w:rsidRDefault="00452C6A" w:rsidP="00283FED">
      <w:pPr>
        <w:pStyle w:val="1Heading"/>
      </w:pPr>
      <w:r>
        <w:lastRenderedPageBreak/>
        <w:t>Specific Requirements on Proposals</w:t>
      </w:r>
    </w:p>
    <w:p w14:paraId="120E4DF9" w14:textId="77777777" w:rsidR="00CC631F" w:rsidRPr="00CC631F" w:rsidRDefault="00CC631F" w:rsidP="00CC631F">
      <w:pPr>
        <w:pStyle w:val="Body"/>
      </w:pPr>
      <w:r>
        <w:t>This section contains the requirements and supporting information specific to this RFP.</w:t>
      </w:r>
    </w:p>
    <w:p w14:paraId="49D1FC7C" w14:textId="77777777" w:rsidR="00452C6A" w:rsidRDefault="00452C6A">
      <w:pPr>
        <w:pStyle w:val="Heading2"/>
      </w:pPr>
      <w:r>
        <w:t>Problem Statement</w:t>
      </w:r>
    </w:p>
    <w:p w14:paraId="17CFEF46" w14:textId="77777777" w:rsidR="000132AF" w:rsidRDefault="000132AF" w:rsidP="000132AF">
      <w:pPr>
        <w:pStyle w:val="Body"/>
      </w:pPr>
      <w:r>
        <w:t xml:space="preserve">This section describes the problem to be addressed by a </w:t>
      </w:r>
      <w:r w:rsidR="00AD7447">
        <w:t xml:space="preserve">Business Architecture Metamodel Standard. </w:t>
      </w:r>
    </w:p>
    <w:p w14:paraId="1F1B1C2F" w14:textId="77777777" w:rsidR="000132AF" w:rsidRPr="000132AF" w:rsidRDefault="000132AF" w:rsidP="000132AF">
      <w:pPr>
        <w:pStyle w:val="Heading3"/>
      </w:pPr>
      <w:r>
        <w:t>Background</w:t>
      </w:r>
    </w:p>
    <w:p w14:paraId="6E15030D" w14:textId="77777777" w:rsidR="003E4711" w:rsidRDefault="00521CFC" w:rsidP="006F509C">
      <w:pPr>
        <w:pStyle w:val="Body"/>
      </w:pPr>
      <w:r>
        <w:t>There is a large and rapidly growing business architecture community of practice around the world. This community of practice has presented how business architecture is being used across a variety of industries worldwide.</w:t>
      </w:r>
      <w:r>
        <w:rPr>
          <w:rStyle w:val="FootnoteReference"/>
        </w:rPr>
        <w:footnoteReference w:id="2"/>
      </w:r>
      <w:r>
        <w:t xml:space="preserve"> </w:t>
      </w:r>
      <w:r w:rsidR="003E4711">
        <w:t>The Business Architecture Framework these organizations generally follow is comprised of scenarios, blueprints or artifacts, and knowledgebase representing core and extended business architecture domains.</w:t>
      </w:r>
      <w:r w:rsidR="003E4711">
        <w:rPr>
          <w:rStyle w:val="FootnoteReference"/>
        </w:rPr>
        <w:footnoteReference w:id="3"/>
      </w:r>
      <w:r w:rsidR="003E4711">
        <w:t xml:space="preserve"> Core business architecture domains include value streams, capabilities, organization and information. The framework further defines the extended view of business to include strategies, policies, stakeholders, initiative and products and services. </w:t>
      </w:r>
    </w:p>
    <w:p w14:paraId="3722EA9B" w14:textId="7E0E4113" w:rsidR="00521CFC" w:rsidRDefault="003E4711" w:rsidP="006F509C">
      <w:pPr>
        <w:pStyle w:val="Body"/>
      </w:pPr>
      <w:r>
        <w:t>Yet business architecture vendor and tool community ha</w:t>
      </w:r>
      <w:r w:rsidR="00443E6B">
        <w:t>ve</w:t>
      </w:r>
      <w:r>
        <w:t xml:space="preserve"> no shared perspective for defining essential aspects of this knowledgebase. </w:t>
      </w:r>
      <w:r w:rsidR="00144C46">
        <w:t xml:space="preserve">There are variations that partially define core and extended business domains but are not fully articulated and certainly not consistent across tools and vendors. In addition, any organization wishing to establish </w:t>
      </w:r>
      <w:r w:rsidR="00216E4C">
        <w:t>it’s</w:t>
      </w:r>
      <w:r w:rsidR="00144C46">
        <w:t xml:space="preserve"> only business architecture tool has no formal metamodel upon which to base their efforts. </w:t>
      </w:r>
    </w:p>
    <w:p w14:paraId="518F10E7" w14:textId="77777777" w:rsidR="00F51482" w:rsidRDefault="00144C46" w:rsidP="006F509C">
      <w:pPr>
        <w:pStyle w:val="Body"/>
      </w:pPr>
      <w:r>
        <w:t xml:space="preserve">With the business architecture community of practice expanding rapidly and scaling up in larger enterprises, and business architecture teams becoming more tool dependent as their business architecture and related practice grows in breadth and depth, the level of urgency for a business architecture metamodel standard has grown as well.  </w:t>
      </w:r>
    </w:p>
    <w:p w14:paraId="78884A87" w14:textId="77777777" w:rsidR="000132AF" w:rsidRDefault="000132AF" w:rsidP="000132AF">
      <w:pPr>
        <w:pStyle w:val="Heading3"/>
      </w:pPr>
      <w:r>
        <w:t>Business value</w:t>
      </w:r>
    </w:p>
    <w:p w14:paraId="1FA00A5E" w14:textId="77777777" w:rsidR="00CA00FE" w:rsidRDefault="00CA00FE" w:rsidP="00CA00FE">
      <w:pPr>
        <w:pStyle w:val="Body"/>
      </w:pPr>
      <w:r>
        <w:t xml:space="preserve">The following bullets outline several ways a </w:t>
      </w:r>
      <w:r w:rsidR="00AD7447">
        <w:t>Business Architecture Metamodel Standard</w:t>
      </w:r>
      <w:r w:rsidR="00AD7447" w:rsidDel="00AD7447">
        <w:t xml:space="preserve"> </w:t>
      </w:r>
      <w:r>
        <w:t>provide</w:t>
      </w:r>
      <w:r w:rsidR="00AD7447">
        <w:t>s</w:t>
      </w:r>
      <w:r>
        <w:t xml:space="preserve"> business value:</w:t>
      </w:r>
    </w:p>
    <w:p w14:paraId="59BA6C39" w14:textId="77777777" w:rsidR="00353C90" w:rsidRDefault="00353C90" w:rsidP="004349DE">
      <w:pPr>
        <w:pStyle w:val="Body"/>
        <w:numPr>
          <w:ilvl w:val="0"/>
          <w:numId w:val="8"/>
        </w:numPr>
      </w:pPr>
      <w:r>
        <w:lastRenderedPageBreak/>
        <w:t xml:space="preserve">Eliminates the confusion and counterproductive distractions associated with the perception that there is no clear, consistent approach to business architecture </w:t>
      </w:r>
    </w:p>
    <w:p w14:paraId="5FD6A9C3" w14:textId="77777777" w:rsidR="00AB42BF" w:rsidRDefault="00AB42BF" w:rsidP="00AB42BF">
      <w:pPr>
        <w:pStyle w:val="Body"/>
        <w:numPr>
          <w:ilvl w:val="0"/>
          <w:numId w:val="8"/>
        </w:numPr>
      </w:pPr>
      <w:r>
        <w:t xml:space="preserve">Enables businesses to leapfrog past mundane remedial business architecture topics to begin leveraging the value of an advanced business architecture perspective. </w:t>
      </w:r>
    </w:p>
    <w:p w14:paraId="493B7CA0" w14:textId="77777777" w:rsidR="00353C90" w:rsidRDefault="00AB42BF" w:rsidP="004349DE">
      <w:pPr>
        <w:pStyle w:val="Body"/>
        <w:numPr>
          <w:ilvl w:val="0"/>
          <w:numId w:val="8"/>
        </w:numPr>
      </w:pPr>
      <w:r>
        <w:t>Establishes a</w:t>
      </w:r>
      <w:r w:rsidR="00353C90">
        <w:t xml:space="preserve"> clear set of required business domains needed to deliver a viable business architecture </w:t>
      </w:r>
    </w:p>
    <w:p w14:paraId="0A28D75A" w14:textId="77777777" w:rsidR="00353C90" w:rsidRDefault="00353C90" w:rsidP="004349DE">
      <w:pPr>
        <w:pStyle w:val="Body"/>
        <w:numPr>
          <w:ilvl w:val="0"/>
          <w:numId w:val="8"/>
        </w:numPr>
      </w:pPr>
      <w:r>
        <w:t xml:space="preserve">Provides a foundation for tools to automate business architecture work being largely performed today using </w:t>
      </w:r>
      <w:r w:rsidR="00D73B0E">
        <w:t xml:space="preserve">PowerPoint, </w:t>
      </w:r>
      <w:r>
        <w:t>Visio and Excel spreadsheets</w:t>
      </w:r>
    </w:p>
    <w:p w14:paraId="5BDA4746" w14:textId="77777777" w:rsidR="00353C90" w:rsidRDefault="00353C90" w:rsidP="004349DE">
      <w:pPr>
        <w:pStyle w:val="Body"/>
        <w:numPr>
          <w:ilvl w:val="0"/>
          <w:numId w:val="8"/>
        </w:numPr>
      </w:pPr>
      <w:r>
        <w:t>Enables vendors to confidently rally around a foundational approach to business architecture that is embraced by a large and growing community of practice</w:t>
      </w:r>
    </w:p>
    <w:p w14:paraId="5FED2F61" w14:textId="77777777" w:rsidR="00353C90" w:rsidRDefault="00353C90" w:rsidP="004349DE">
      <w:pPr>
        <w:pStyle w:val="Body"/>
        <w:numPr>
          <w:ilvl w:val="0"/>
          <w:numId w:val="8"/>
        </w:numPr>
      </w:pPr>
      <w:r>
        <w:t>Eliminates the guesswork involved in trying to figure out how best to connect capabilities, stakeholder</w:t>
      </w:r>
      <w:r w:rsidR="00D73B0E">
        <w:t>s</w:t>
      </w:r>
      <w:r>
        <w:t xml:space="preserve">, value streams, information, strategic objectives and other aspects of business architecture </w:t>
      </w:r>
    </w:p>
    <w:p w14:paraId="293F8C1C" w14:textId="77777777" w:rsidR="00AB42BF" w:rsidRDefault="00AB42BF" w:rsidP="004349DE">
      <w:pPr>
        <w:pStyle w:val="Body"/>
        <w:numPr>
          <w:ilvl w:val="0"/>
          <w:numId w:val="8"/>
        </w:numPr>
      </w:pPr>
      <w:r>
        <w:t xml:space="preserve">Establishes connecting points to a myriad of related disciplines including process management, case management, information mapping, </w:t>
      </w:r>
    </w:p>
    <w:p w14:paraId="05EEC8EB" w14:textId="77777777" w:rsidR="00AD337B" w:rsidRDefault="005537C5" w:rsidP="00AD337B">
      <w:pPr>
        <w:pStyle w:val="Heading3"/>
      </w:pPr>
      <w:r>
        <w:t xml:space="preserve">Industry Usage Scenarios </w:t>
      </w:r>
    </w:p>
    <w:p w14:paraId="349EA26F" w14:textId="77777777" w:rsidR="00374181" w:rsidRDefault="00144C46" w:rsidP="00374181">
      <w:pPr>
        <w:pStyle w:val="Body"/>
        <w:spacing w:before="0" w:line="259" w:lineRule="auto"/>
      </w:pPr>
      <w:r>
        <w:t xml:space="preserve">One key aspect of the aforementioned business architecture framework is that it includes business architecture usage scenarios. </w:t>
      </w:r>
      <w:r w:rsidR="00374181">
        <w:t>The following is a list of common business scenarios.</w:t>
      </w:r>
      <w:r w:rsidR="00374181">
        <w:rPr>
          <w:rStyle w:val="FootnoteReference"/>
        </w:rPr>
        <w:footnoteReference w:id="4"/>
      </w:r>
    </w:p>
    <w:p w14:paraId="44CA459B" w14:textId="77777777" w:rsidR="00374181" w:rsidRPr="00374181" w:rsidRDefault="00374181" w:rsidP="004349DE">
      <w:pPr>
        <w:pStyle w:val="ListParagraph"/>
        <w:numPr>
          <w:ilvl w:val="0"/>
          <w:numId w:val="7"/>
        </w:numPr>
        <w:spacing w:after="240" w:line="276" w:lineRule="auto"/>
        <w:rPr>
          <w:rFonts w:ascii="Times New Roman" w:hAnsi="Times New Roman"/>
          <w:sz w:val="24"/>
        </w:rPr>
      </w:pPr>
      <w:r w:rsidRPr="00374181">
        <w:rPr>
          <w:rFonts w:ascii="Times New Roman" w:hAnsi="Times New Roman"/>
          <w:sz w:val="24"/>
        </w:rPr>
        <w:t>Investment Analysis</w:t>
      </w:r>
    </w:p>
    <w:p w14:paraId="1EDD1783" w14:textId="77777777" w:rsidR="00374181" w:rsidRPr="00374181" w:rsidRDefault="00374181" w:rsidP="004349DE">
      <w:pPr>
        <w:pStyle w:val="ListParagraph"/>
        <w:numPr>
          <w:ilvl w:val="0"/>
          <w:numId w:val="7"/>
        </w:numPr>
        <w:spacing w:after="240" w:line="276" w:lineRule="auto"/>
        <w:rPr>
          <w:rFonts w:ascii="Times New Roman" w:hAnsi="Times New Roman"/>
          <w:sz w:val="24"/>
        </w:rPr>
      </w:pPr>
      <w:r w:rsidRPr="00374181">
        <w:rPr>
          <w:rFonts w:ascii="Times New Roman" w:hAnsi="Times New Roman"/>
          <w:sz w:val="24"/>
        </w:rPr>
        <w:t>Shift to Customer Centric Business Model</w:t>
      </w:r>
    </w:p>
    <w:p w14:paraId="22DBCC04" w14:textId="77777777" w:rsidR="00374181" w:rsidRPr="00374181" w:rsidRDefault="00374181" w:rsidP="004349DE">
      <w:pPr>
        <w:pStyle w:val="ListParagraph"/>
        <w:numPr>
          <w:ilvl w:val="0"/>
          <w:numId w:val="7"/>
        </w:numPr>
        <w:spacing w:after="240" w:line="276" w:lineRule="auto"/>
        <w:rPr>
          <w:rFonts w:ascii="Times New Roman" w:hAnsi="Times New Roman"/>
          <w:sz w:val="24"/>
        </w:rPr>
      </w:pPr>
      <w:r w:rsidRPr="00374181">
        <w:rPr>
          <w:rFonts w:ascii="Times New Roman" w:hAnsi="Times New Roman"/>
          <w:sz w:val="24"/>
        </w:rPr>
        <w:t>Merger &amp; Acquisition Analysis</w:t>
      </w:r>
    </w:p>
    <w:p w14:paraId="652E7D9B" w14:textId="77777777" w:rsidR="00374181" w:rsidRPr="00374181" w:rsidRDefault="00374181" w:rsidP="004349DE">
      <w:pPr>
        <w:pStyle w:val="ListParagraph"/>
        <w:numPr>
          <w:ilvl w:val="0"/>
          <w:numId w:val="7"/>
        </w:numPr>
        <w:spacing w:after="240" w:line="276" w:lineRule="auto"/>
        <w:rPr>
          <w:rFonts w:ascii="Times New Roman" w:hAnsi="Times New Roman"/>
          <w:sz w:val="24"/>
        </w:rPr>
      </w:pPr>
      <w:r w:rsidRPr="00374181">
        <w:rPr>
          <w:rFonts w:ascii="Times New Roman" w:hAnsi="Times New Roman"/>
          <w:sz w:val="24"/>
        </w:rPr>
        <w:t>New Product/Service Rollout</w:t>
      </w:r>
    </w:p>
    <w:p w14:paraId="4395A070" w14:textId="77777777" w:rsidR="00374181" w:rsidRPr="00374181" w:rsidRDefault="00374181" w:rsidP="004349DE">
      <w:pPr>
        <w:pStyle w:val="ListParagraph"/>
        <w:numPr>
          <w:ilvl w:val="0"/>
          <w:numId w:val="7"/>
        </w:numPr>
        <w:spacing w:after="240" w:line="276" w:lineRule="auto"/>
        <w:rPr>
          <w:rFonts w:ascii="Times New Roman" w:hAnsi="Times New Roman"/>
          <w:sz w:val="24"/>
        </w:rPr>
      </w:pPr>
      <w:r w:rsidRPr="00374181">
        <w:rPr>
          <w:rFonts w:ascii="Times New Roman" w:hAnsi="Times New Roman"/>
          <w:sz w:val="24"/>
        </w:rPr>
        <w:t xml:space="preserve">Globalization </w:t>
      </w:r>
    </w:p>
    <w:p w14:paraId="5E38CF90" w14:textId="77777777" w:rsidR="00374181" w:rsidRPr="00374181" w:rsidRDefault="00374181" w:rsidP="004349DE">
      <w:pPr>
        <w:pStyle w:val="ListParagraph"/>
        <w:numPr>
          <w:ilvl w:val="0"/>
          <w:numId w:val="7"/>
        </w:numPr>
        <w:spacing w:after="240" w:line="276" w:lineRule="auto"/>
        <w:rPr>
          <w:rFonts w:ascii="Times New Roman" w:hAnsi="Times New Roman"/>
          <w:sz w:val="24"/>
        </w:rPr>
      </w:pPr>
      <w:r w:rsidRPr="00374181">
        <w:rPr>
          <w:rFonts w:ascii="Times New Roman" w:hAnsi="Times New Roman"/>
          <w:sz w:val="24"/>
        </w:rPr>
        <w:t>Business Capability Outsourcing</w:t>
      </w:r>
    </w:p>
    <w:p w14:paraId="447FB036" w14:textId="77777777" w:rsidR="00374181" w:rsidRPr="00374181" w:rsidRDefault="00374181" w:rsidP="004349DE">
      <w:pPr>
        <w:pStyle w:val="ListParagraph"/>
        <w:numPr>
          <w:ilvl w:val="0"/>
          <w:numId w:val="7"/>
        </w:numPr>
        <w:spacing w:after="240" w:line="276" w:lineRule="auto"/>
        <w:rPr>
          <w:rFonts w:ascii="Times New Roman" w:hAnsi="Times New Roman"/>
          <w:sz w:val="24"/>
        </w:rPr>
      </w:pPr>
      <w:r w:rsidRPr="00374181">
        <w:rPr>
          <w:rFonts w:ascii="Times New Roman" w:hAnsi="Times New Roman"/>
          <w:sz w:val="24"/>
        </w:rPr>
        <w:t xml:space="preserve">Supply Chain Streamlining </w:t>
      </w:r>
    </w:p>
    <w:p w14:paraId="7197ECD8" w14:textId="77777777" w:rsidR="00374181" w:rsidRPr="00374181" w:rsidRDefault="00374181" w:rsidP="004349DE">
      <w:pPr>
        <w:pStyle w:val="ListParagraph"/>
        <w:numPr>
          <w:ilvl w:val="0"/>
          <w:numId w:val="7"/>
        </w:numPr>
        <w:spacing w:after="240" w:line="276" w:lineRule="auto"/>
        <w:rPr>
          <w:rFonts w:ascii="Times New Roman" w:hAnsi="Times New Roman"/>
          <w:sz w:val="24"/>
        </w:rPr>
      </w:pPr>
      <w:r w:rsidRPr="00374181">
        <w:rPr>
          <w:rFonts w:ascii="Times New Roman" w:hAnsi="Times New Roman"/>
          <w:sz w:val="24"/>
        </w:rPr>
        <w:t>Divestiture</w:t>
      </w:r>
    </w:p>
    <w:p w14:paraId="6C660384" w14:textId="77777777" w:rsidR="00374181" w:rsidRPr="00374181" w:rsidRDefault="00374181" w:rsidP="004349DE">
      <w:pPr>
        <w:pStyle w:val="ListParagraph"/>
        <w:numPr>
          <w:ilvl w:val="0"/>
          <w:numId w:val="7"/>
        </w:numPr>
        <w:spacing w:after="240" w:line="276" w:lineRule="auto"/>
        <w:rPr>
          <w:rFonts w:ascii="Times New Roman" w:hAnsi="Times New Roman"/>
          <w:sz w:val="24"/>
        </w:rPr>
      </w:pPr>
      <w:r w:rsidRPr="00374181">
        <w:rPr>
          <w:rFonts w:ascii="Times New Roman" w:hAnsi="Times New Roman"/>
          <w:sz w:val="24"/>
        </w:rPr>
        <w:t xml:space="preserve">Regulatory Compliance </w:t>
      </w:r>
    </w:p>
    <w:p w14:paraId="20A1D245" w14:textId="77777777" w:rsidR="00374181" w:rsidRPr="00374181" w:rsidRDefault="00374181" w:rsidP="004349DE">
      <w:pPr>
        <w:pStyle w:val="ListParagraph"/>
        <w:numPr>
          <w:ilvl w:val="0"/>
          <w:numId w:val="7"/>
        </w:numPr>
        <w:spacing w:after="240" w:line="276" w:lineRule="auto"/>
        <w:rPr>
          <w:rFonts w:ascii="Times New Roman" w:hAnsi="Times New Roman"/>
          <w:sz w:val="24"/>
        </w:rPr>
      </w:pPr>
      <w:r w:rsidRPr="00374181">
        <w:rPr>
          <w:rFonts w:ascii="Times New Roman" w:hAnsi="Times New Roman"/>
          <w:sz w:val="24"/>
        </w:rPr>
        <w:t>Change Management</w:t>
      </w:r>
    </w:p>
    <w:p w14:paraId="7B0C6985" w14:textId="77777777" w:rsidR="00374181" w:rsidRPr="00374181" w:rsidRDefault="00374181" w:rsidP="004349DE">
      <w:pPr>
        <w:pStyle w:val="ListParagraph"/>
        <w:numPr>
          <w:ilvl w:val="0"/>
          <w:numId w:val="7"/>
        </w:numPr>
        <w:spacing w:after="240" w:line="276" w:lineRule="auto"/>
        <w:rPr>
          <w:rFonts w:ascii="Times New Roman" w:hAnsi="Times New Roman"/>
          <w:sz w:val="24"/>
        </w:rPr>
      </w:pPr>
      <w:r w:rsidRPr="00374181">
        <w:rPr>
          <w:rFonts w:ascii="Times New Roman" w:hAnsi="Times New Roman"/>
          <w:sz w:val="24"/>
        </w:rPr>
        <w:t xml:space="preserve">Operational Cost Reduction </w:t>
      </w:r>
    </w:p>
    <w:p w14:paraId="263905F5" w14:textId="77777777" w:rsidR="00374181" w:rsidRPr="00626187" w:rsidRDefault="00374181" w:rsidP="004349DE">
      <w:pPr>
        <w:pStyle w:val="ListParagraph"/>
        <w:numPr>
          <w:ilvl w:val="0"/>
          <w:numId w:val="7"/>
        </w:numPr>
        <w:spacing w:after="240" w:line="276" w:lineRule="auto"/>
        <w:rPr>
          <w:rFonts w:ascii="Times New Roman" w:hAnsi="Times New Roman"/>
          <w:sz w:val="24"/>
        </w:rPr>
      </w:pPr>
      <w:r w:rsidRPr="00626187">
        <w:rPr>
          <w:rFonts w:ascii="Times New Roman" w:hAnsi="Times New Roman"/>
          <w:sz w:val="24"/>
        </w:rPr>
        <w:t>Joint Venture Deployment</w:t>
      </w:r>
    </w:p>
    <w:p w14:paraId="74A65E8B" w14:textId="77777777" w:rsidR="00626187" w:rsidRPr="00626187" w:rsidRDefault="00AB25FB" w:rsidP="00374181">
      <w:pPr>
        <w:pStyle w:val="Body"/>
        <w:spacing w:before="0" w:line="259" w:lineRule="auto"/>
      </w:pPr>
      <w:r w:rsidRPr="00626187">
        <w:lastRenderedPageBreak/>
        <w:t>Usage sc</w:t>
      </w:r>
      <w:r w:rsidR="00626187" w:rsidRPr="00626187">
        <w:t xml:space="preserve">enarios also include the use of business architecture in practices that include: </w:t>
      </w:r>
    </w:p>
    <w:p w14:paraId="2D85F2D5" w14:textId="77777777" w:rsidR="00626187" w:rsidRPr="00626187" w:rsidRDefault="00626187" w:rsidP="00626187">
      <w:pPr>
        <w:pStyle w:val="Body"/>
        <w:numPr>
          <w:ilvl w:val="0"/>
          <w:numId w:val="10"/>
        </w:numPr>
        <w:spacing w:before="0" w:line="259" w:lineRule="auto"/>
      </w:pPr>
      <w:r w:rsidRPr="00626187">
        <w:t>Strategy realization</w:t>
      </w:r>
    </w:p>
    <w:p w14:paraId="06C1A46F" w14:textId="77777777" w:rsidR="00626187" w:rsidRPr="00626187" w:rsidRDefault="00626187" w:rsidP="00626187">
      <w:pPr>
        <w:pStyle w:val="Body"/>
        <w:numPr>
          <w:ilvl w:val="0"/>
          <w:numId w:val="10"/>
        </w:numPr>
        <w:spacing w:before="0" w:line="259" w:lineRule="auto"/>
      </w:pPr>
      <w:r w:rsidRPr="00626187">
        <w:t>Product planning</w:t>
      </w:r>
    </w:p>
    <w:p w14:paraId="4DCDDBA3" w14:textId="77777777" w:rsidR="00626187" w:rsidRPr="00626187" w:rsidRDefault="00626187" w:rsidP="00626187">
      <w:pPr>
        <w:pStyle w:val="Body"/>
        <w:numPr>
          <w:ilvl w:val="0"/>
          <w:numId w:val="10"/>
        </w:numPr>
        <w:spacing w:before="0" w:line="259" w:lineRule="auto"/>
      </w:pPr>
      <w:r w:rsidRPr="00626187">
        <w:t>Customer experience definition</w:t>
      </w:r>
    </w:p>
    <w:p w14:paraId="6D6FE796" w14:textId="77777777" w:rsidR="00626187" w:rsidRPr="00626187" w:rsidRDefault="00626187" w:rsidP="00626187">
      <w:pPr>
        <w:pStyle w:val="Body"/>
        <w:numPr>
          <w:ilvl w:val="0"/>
          <w:numId w:val="10"/>
        </w:numPr>
        <w:spacing w:before="0" w:line="259" w:lineRule="auto"/>
      </w:pPr>
      <w:r w:rsidRPr="00626187">
        <w:t>Requirements definition and tracking</w:t>
      </w:r>
    </w:p>
    <w:p w14:paraId="79144A7E" w14:textId="77777777" w:rsidR="00626187" w:rsidRPr="00626187" w:rsidRDefault="00626187" w:rsidP="00626187">
      <w:pPr>
        <w:pStyle w:val="Body"/>
        <w:numPr>
          <w:ilvl w:val="0"/>
          <w:numId w:val="10"/>
        </w:numPr>
        <w:spacing w:before="0" w:line="259" w:lineRule="auto"/>
      </w:pPr>
      <w:r w:rsidRPr="00626187">
        <w:t xml:space="preserve">Portfolio management </w:t>
      </w:r>
    </w:p>
    <w:p w14:paraId="1A7ABE49" w14:textId="77777777" w:rsidR="00AB25FB" w:rsidRPr="00626187" w:rsidRDefault="00626187" w:rsidP="00626187">
      <w:pPr>
        <w:pStyle w:val="Body"/>
        <w:numPr>
          <w:ilvl w:val="0"/>
          <w:numId w:val="10"/>
        </w:numPr>
        <w:spacing w:before="0" w:line="259" w:lineRule="auto"/>
      </w:pPr>
      <w:r w:rsidRPr="00626187">
        <w:t>Business / IT transformation</w:t>
      </w:r>
    </w:p>
    <w:p w14:paraId="71E2A965" w14:textId="77777777" w:rsidR="00AB25FB" w:rsidRPr="00626187" w:rsidRDefault="00626187" w:rsidP="00AB25FB">
      <w:pPr>
        <w:pStyle w:val="Body"/>
        <w:numPr>
          <w:ilvl w:val="0"/>
          <w:numId w:val="9"/>
        </w:numPr>
        <w:spacing w:before="0" w:line="259" w:lineRule="auto"/>
      </w:pPr>
      <w:r w:rsidRPr="00626187">
        <w:t xml:space="preserve">Definition, validation and reuse </w:t>
      </w:r>
      <w:r w:rsidR="00AB25FB" w:rsidRPr="00626187">
        <w:t xml:space="preserve">of </w:t>
      </w:r>
      <w:r w:rsidRPr="00626187">
        <w:t>SOA services</w:t>
      </w:r>
    </w:p>
    <w:p w14:paraId="1F896E58" w14:textId="77777777" w:rsidR="00AD337B" w:rsidRPr="00626187" w:rsidRDefault="00374181" w:rsidP="00374181">
      <w:pPr>
        <w:pStyle w:val="Body"/>
        <w:spacing w:before="0" w:line="259" w:lineRule="auto"/>
      </w:pPr>
      <w:r w:rsidRPr="00626187">
        <w:t>Usage s</w:t>
      </w:r>
      <w:r w:rsidR="00342C75" w:rsidRPr="00626187">
        <w:t>cenarios are shown in different ways</w:t>
      </w:r>
      <w:r w:rsidRPr="00626187">
        <w:t>,</w:t>
      </w:r>
      <w:r w:rsidR="00342C75" w:rsidRPr="00626187">
        <w:t xml:space="preserve"> but one is to represent them by role. Consider the follo</w:t>
      </w:r>
      <w:r w:rsidRPr="00626187">
        <w:t>wing role based scenarios a published recently.</w:t>
      </w:r>
      <w:r w:rsidRPr="00626187">
        <w:rPr>
          <w:rStyle w:val="FootnoteReference"/>
        </w:rPr>
        <w:footnoteReference w:id="5"/>
      </w:r>
      <w:r w:rsidR="00342C75" w:rsidRPr="00626187">
        <w:t xml:space="preserve"> </w:t>
      </w:r>
    </w:p>
    <w:p w14:paraId="765AFA1C" w14:textId="77777777" w:rsidR="00342C75" w:rsidRPr="00374181" w:rsidRDefault="00342C75" w:rsidP="00374181">
      <w:pPr>
        <w:pStyle w:val="ListParagraph"/>
        <w:spacing w:after="120" w:line="259" w:lineRule="auto"/>
        <w:ind w:left="864"/>
        <w:contextualSpacing w:val="0"/>
        <w:rPr>
          <w:rFonts w:ascii="Times New Roman" w:hAnsi="Times New Roman"/>
          <w:sz w:val="24"/>
        </w:rPr>
      </w:pPr>
      <w:r w:rsidRPr="00374181">
        <w:rPr>
          <w:rFonts w:ascii="Times New Roman" w:hAnsi="Times New Roman"/>
          <w:sz w:val="24"/>
          <w:u w:val="single"/>
        </w:rPr>
        <w:t>Business Strategists and Leaders</w:t>
      </w:r>
      <w:r w:rsidRPr="00374181">
        <w:rPr>
          <w:rFonts w:ascii="Times New Roman" w:hAnsi="Times New Roman"/>
          <w:sz w:val="24"/>
        </w:rPr>
        <w:t xml:space="preserve"> leverage business architecture to visual the impact of business objectives and policy changes on business units and key stakeholders. </w:t>
      </w:r>
    </w:p>
    <w:p w14:paraId="1B3A03B4" w14:textId="77777777" w:rsidR="00342C75" w:rsidRPr="00374181" w:rsidRDefault="00342C75" w:rsidP="00374181">
      <w:pPr>
        <w:pStyle w:val="ListParagraph"/>
        <w:spacing w:after="120" w:line="259" w:lineRule="auto"/>
        <w:ind w:left="864"/>
        <w:contextualSpacing w:val="0"/>
        <w:rPr>
          <w:rFonts w:ascii="Times New Roman" w:hAnsi="Times New Roman"/>
          <w:sz w:val="24"/>
        </w:rPr>
      </w:pPr>
      <w:r w:rsidRPr="00374181">
        <w:rPr>
          <w:rFonts w:ascii="Times New Roman" w:hAnsi="Times New Roman"/>
          <w:sz w:val="24"/>
          <w:u w:val="single"/>
        </w:rPr>
        <w:t>Planning Teams</w:t>
      </w:r>
      <w:r w:rsidRPr="00374181">
        <w:rPr>
          <w:rFonts w:ascii="Times New Roman" w:hAnsi="Times New Roman"/>
          <w:sz w:val="24"/>
        </w:rPr>
        <w:t xml:space="preserve"> use business architecture to interpret the impact of strategic plans and executive mandates on the business from a cross-business unit, initiative, investment, stakeholder, capability and value stream perspective.  </w:t>
      </w:r>
    </w:p>
    <w:p w14:paraId="1BACC9DD" w14:textId="77777777" w:rsidR="00342C75" w:rsidRPr="00374181" w:rsidRDefault="00342C75" w:rsidP="00374181">
      <w:pPr>
        <w:pStyle w:val="ListParagraph"/>
        <w:spacing w:after="120" w:line="259" w:lineRule="auto"/>
        <w:ind w:left="864"/>
        <w:contextualSpacing w:val="0"/>
        <w:rPr>
          <w:rFonts w:ascii="Times New Roman" w:hAnsi="Times New Roman"/>
          <w:sz w:val="24"/>
        </w:rPr>
      </w:pPr>
      <w:r w:rsidRPr="00374181">
        <w:rPr>
          <w:rFonts w:ascii="Times New Roman" w:hAnsi="Times New Roman"/>
          <w:sz w:val="24"/>
          <w:u w:val="single"/>
        </w:rPr>
        <w:t>Portfolio Managers</w:t>
      </w:r>
      <w:r w:rsidRPr="00192B3F">
        <w:rPr>
          <w:rFonts w:ascii="Times New Roman" w:hAnsi="Times New Roman"/>
          <w:sz w:val="24"/>
        </w:rPr>
        <w:t xml:space="preserve"> use </w:t>
      </w:r>
      <w:r w:rsidR="00374181" w:rsidRPr="00374181">
        <w:rPr>
          <w:rFonts w:ascii="Times New Roman" w:hAnsi="Times New Roman"/>
          <w:sz w:val="24"/>
        </w:rPr>
        <w:t>b</w:t>
      </w:r>
      <w:r w:rsidRPr="00374181">
        <w:rPr>
          <w:rFonts w:ascii="Times New Roman" w:hAnsi="Times New Roman"/>
          <w:sz w:val="24"/>
        </w:rPr>
        <w:t xml:space="preserve">usiness architecture </w:t>
      </w:r>
      <w:r w:rsidR="00374181" w:rsidRPr="00374181">
        <w:rPr>
          <w:rFonts w:ascii="Times New Roman" w:hAnsi="Times New Roman"/>
          <w:sz w:val="24"/>
        </w:rPr>
        <w:t>to understand cross-initiative program and project impacts and overlaps from a capability, value stream and stakeholder perspective</w:t>
      </w:r>
      <w:r w:rsidRPr="00374181">
        <w:rPr>
          <w:rFonts w:ascii="Times New Roman" w:hAnsi="Times New Roman"/>
          <w:sz w:val="24"/>
        </w:rPr>
        <w:t xml:space="preserve">. </w:t>
      </w:r>
    </w:p>
    <w:p w14:paraId="4EC8E2F9" w14:textId="77777777" w:rsidR="00342C75" w:rsidRPr="00374181" w:rsidRDefault="00342C75" w:rsidP="00374181">
      <w:pPr>
        <w:pStyle w:val="ListParagraph"/>
        <w:spacing w:after="120" w:line="259" w:lineRule="auto"/>
        <w:ind w:left="864"/>
        <w:contextualSpacing w:val="0"/>
        <w:rPr>
          <w:rFonts w:ascii="Times New Roman" w:hAnsi="Times New Roman"/>
          <w:sz w:val="24"/>
          <w:u w:val="single"/>
        </w:rPr>
      </w:pPr>
      <w:r w:rsidRPr="00374181">
        <w:rPr>
          <w:rFonts w:ascii="Times New Roman" w:hAnsi="Times New Roman"/>
          <w:sz w:val="24"/>
          <w:u w:val="single"/>
        </w:rPr>
        <w:t>IT Architects and Execution Teams</w:t>
      </w:r>
      <w:r w:rsidRPr="00374181">
        <w:rPr>
          <w:rFonts w:ascii="Times New Roman" w:hAnsi="Times New Roman"/>
          <w:sz w:val="24"/>
        </w:rPr>
        <w:t xml:space="preserve"> use business architecture as a basis for or input to IT asset management, data modeling, solution design, and transformation planning. Solution teams can track reusable software assets back to the business architecture, enabling services reuse on an enterprise scale. </w:t>
      </w:r>
    </w:p>
    <w:p w14:paraId="0BB8536F" w14:textId="77777777" w:rsidR="00342C75" w:rsidRPr="00374181" w:rsidRDefault="00342C75" w:rsidP="00374181">
      <w:pPr>
        <w:pStyle w:val="ListParagraph"/>
        <w:spacing w:after="120" w:line="259" w:lineRule="auto"/>
        <w:ind w:left="864"/>
        <w:contextualSpacing w:val="0"/>
        <w:rPr>
          <w:rFonts w:ascii="Times New Roman" w:hAnsi="Times New Roman"/>
          <w:sz w:val="24"/>
          <w:u w:val="single"/>
        </w:rPr>
      </w:pPr>
      <w:r w:rsidRPr="00374181">
        <w:rPr>
          <w:rFonts w:ascii="Times New Roman" w:hAnsi="Times New Roman"/>
          <w:sz w:val="24"/>
          <w:u w:val="single"/>
        </w:rPr>
        <w:t>Business Analysts</w:t>
      </w:r>
      <w:r w:rsidRPr="00374181">
        <w:rPr>
          <w:rFonts w:ascii="Times New Roman" w:hAnsi="Times New Roman"/>
          <w:sz w:val="24"/>
        </w:rPr>
        <w:t xml:space="preserve"> use business architecture to scope, articulate, </w:t>
      </w:r>
      <w:r w:rsidR="00374181">
        <w:rPr>
          <w:rFonts w:ascii="Times New Roman" w:hAnsi="Times New Roman"/>
          <w:sz w:val="24"/>
        </w:rPr>
        <w:t xml:space="preserve">reuse </w:t>
      </w:r>
      <w:r w:rsidRPr="00374181">
        <w:rPr>
          <w:rFonts w:ascii="Times New Roman" w:hAnsi="Times New Roman"/>
          <w:sz w:val="24"/>
        </w:rPr>
        <w:t xml:space="preserve">and track business requirements and ensure that analysis work is and aligned across business units, programs, and projects. </w:t>
      </w:r>
    </w:p>
    <w:p w14:paraId="39658F28" w14:textId="77777777" w:rsidR="00AD337B" w:rsidRPr="00041437" w:rsidRDefault="00192B3F" w:rsidP="00C05C36">
      <w:pPr>
        <w:pStyle w:val="Body"/>
        <w:ind w:left="720"/>
      </w:pPr>
      <w:r>
        <w:t xml:space="preserve">There are number offshoot examples in business where business architecture is applied for major transformation initiative, selected investment analysis, prioritization of projects and programs, articulation of risk and determination of resource allocation. </w:t>
      </w:r>
    </w:p>
    <w:p w14:paraId="0831D677" w14:textId="77777777" w:rsidR="00AD337B" w:rsidRDefault="005537C5" w:rsidP="00AD337B">
      <w:pPr>
        <w:pStyle w:val="Heading3"/>
      </w:pPr>
      <w:r>
        <w:lastRenderedPageBreak/>
        <w:t xml:space="preserve">Need for Business Architecture Interdisciplinary Alignment </w:t>
      </w:r>
    </w:p>
    <w:p w14:paraId="7AFD3A0A" w14:textId="77777777" w:rsidR="005537C5" w:rsidRDefault="00C05C36" w:rsidP="00C05C36">
      <w:pPr>
        <w:pStyle w:val="Body"/>
      </w:pPr>
      <w:r>
        <w:t xml:space="preserve">Business architecture is a discipline that can be leverage more significantly when extended into interdisciplinary alignment. The extended business architecture domains address alignment to strategy realization, portfolio management and other disciplines. Taking this the next step involves understanding how business architecture benefits business process modeling, case management, requirements analysis, data and solution architecture definition, and other areas. The ideal metamodel has hooks built in to enable interdisciplinary alignment when couple with related standards or user specified extensions. </w:t>
      </w:r>
    </w:p>
    <w:p w14:paraId="5FA89548" w14:textId="77777777" w:rsidR="000132AF" w:rsidRDefault="00C31038" w:rsidP="000132AF">
      <w:pPr>
        <w:pStyle w:val="Heading3"/>
      </w:pPr>
      <w:r>
        <w:t>Cu</w:t>
      </w:r>
      <w:r w:rsidR="005537C5">
        <w:t xml:space="preserve">rrent Market Limitations </w:t>
      </w:r>
    </w:p>
    <w:p w14:paraId="6173CA8A" w14:textId="32484B9D" w:rsidR="000277AC" w:rsidRDefault="00192B3F" w:rsidP="000277AC">
      <w:pPr>
        <w:pStyle w:val="Body"/>
      </w:pPr>
      <w:r>
        <w:t xml:space="preserve">Market limitations from the lack of a business architecture metamodel are significant. </w:t>
      </w:r>
      <w:r w:rsidR="00673BDD">
        <w:t>Most business and enterprise architecture tool vendors provide a basic metamodel with their tool. But often that metamodel is a starting point and far from a drop in solution. This requires that users of those tools customize the metamodels a</w:t>
      </w:r>
      <w:r w:rsidR="000E03F2">
        <w:t>t</w:t>
      </w:r>
      <w:r w:rsidR="00673BDD">
        <w:t xml:space="preserve"> great expense, complicating tool updates later. In addition, users of these tools often have to create their own tool-to-tool interfaces using CSV file formats, losing valuable data in the exchange. </w:t>
      </w:r>
    </w:p>
    <w:p w14:paraId="322DF2BD" w14:textId="77777777" w:rsidR="00673BDD" w:rsidRDefault="00673BDD" w:rsidP="00673BDD">
      <w:pPr>
        <w:pStyle w:val="Body"/>
      </w:pPr>
      <w:r>
        <w:t>Additional market limitations extend into interdisciplinary areas. For example, requirements tracking tools, particularly in the area of agile, have no place for the concept of business architecture in framing requirements analysis. Business and IT architecture cross-mapping is equally difficult. For example, the relationship among SOA services and business architecture are limited at best, confusing the users of these tools.</w:t>
      </w:r>
    </w:p>
    <w:p w14:paraId="27C61800" w14:textId="77777777" w:rsidR="00673BDD" w:rsidRDefault="00673BDD" w:rsidP="00673BDD">
      <w:pPr>
        <w:pStyle w:val="Body"/>
      </w:pPr>
      <w:r>
        <w:t xml:space="preserve">The biggest constraint is that companies are not making investments in tools for business architecture because they feel the tools are not ready. In this regard, metamodel standardization across tools would create a more robust tools market for the vendor community and for the buyers of these tools. </w:t>
      </w:r>
    </w:p>
    <w:p w14:paraId="75937B95" w14:textId="77777777" w:rsidR="00452C6A" w:rsidRDefault="00452C6A">
      <w:pPr>
        <w:pStyle w:val="Heading2"/>
      </w:pPr>
      <w:r>
        <w:t>Scope of Proposals Sought</w:t>
      </w:r>
    </w:p>
    <w:p w14:paraId="535428FC" w14:textId="77777777" w:rsidR="007B15A3" w:rsidRDefault="007B15A3" w:rsidP="007B15A3">
      <w:pPr>
        <w:pStyle w:val="Body"/>
      </w:pPr>
      <w:r>
        <w:t>The metamodel shall provide facilities for modeling a business as a set of capabilities, for modeling the value producing activities of the business, for modeling the organization of a business and for modeling the information flows of a business.</w:t>
      </w:r>
    </w:p>
    <w:p w14:paraId="5EB51F2A" w14:textId="77777777" w:rsidR="007B15A3" w:rsidRDefault="007B15A3" w:rsidP="007B15A3">
      <w:pPr>
        <w:pStyle w:val="Heading3"/>
      </w:pPr>
      <w:r>
        <w:t>Capability</w:t>
      </w:r>
    </w:p>
    <w:p w14:paraId="6579835E" w14:textId="77777777" w:rsidR="007B15A3" w:rsidRDefault="007B15A3" w:rsidP="007B15A3">
      <w:pPr>
        <w:pStyle w:val="Body"/>
      </w:pPr>
      <w:r>
        <w:t>The term “capability” has been used in two different ways in business modeling. For example, in DoDAF modeling, a capability is defined as:</w:t>
      </w:r>
    </w:p>
    <w:p w14:paraId="01B1A9AF" w14:textId="77777777" w:rsidR="007B15A3" w:rsidRPr="00BA26B4" w:rsidRDefault="007B15A3" w:rsidP="007B15A3">
      <w:pPr>
        <w:ind w:left="1440"/>
      </w:pPr>
      <w:r>
        <w:rPr>
          <w:sz w:val="20"/>
        </w:rPr>
        <w:lastRenderedPageBreak/>
        <w:t>The ability to achieve a desired effect under specified [performance] standards and conditions through combinations of ways and means [activities and resources] to perform a set of activities</w:t>
      </w:r>
      <w:r>
        <w:rPr>
          <w:rStyle w:val="FootnoteReference"/>
          <w:sz w:val="20"/>
        </w:rPr>
        <w:footnoteReference w:id="6"/>
      </w:r>
      <w:r>
        <w:rPr>
          <w:sz w:val="20"/>
        </w:rPr>
        <w:t xml:space="preserve">. </w:t>
      </w:r>
    </w:p>
    <w:p w14:paraId="17C74DB5" w14:textId="77777777" w:rsidR="007B15A3" w:rsidRDefault="007B15A3" w:rsidP="007B15A3">
      <w:pPr>
        <w:ind w:left="900"/>
      </w:pPr>
    </w:p>
    <w:p w14:paraId="53FCD5E6" w14:textId="77777777" w:rsidR="007B15A3" w:rsidRDefault="007B15A3" w:rsidP="007B15A3">
      <w:pPr>
        <w:ind w:left="900"/>
      </w:pPr>
      <w:r>
        <w:t>In DoDAF modeling, capabilities will differ in different missions (businesses) even when the activities to be carried out are identical.  It is desirable to have a model for capabilities with a part that is stable across different organizational and resource configurations of the business. A definition for this type of capability is:</w:t>
      </w:r>
    </w:p>
    <w:p w14:paraId="25A6AB6D" w14:textId="77777777" w:rsidR="007B15A3" w:rsidRDefault="007B15A3" w:rsidP="007B15A3">
      <w:pPr>
        <w:ind w:left="900"/>
      </w:pPr>
    </w:p>
    <w:p w14:paraId="060B4A65" w14:textId="77777777" w:rsidR="007B15A3" w:rsidRDefault="007B15A3" w:rsidP="007B15A3">
      <w:pPr>
        <w:pStyle w:val="Quote"/>
        <w:ind w:left="1440"/>
        <w:rPr>
          <w:rFonts w:ascii="Segoe UI" w:hAnsi="Segoe UI" w:cs="Segoe UI"/>
          <w:sz w:val="20"/>
        </w:rPr>
      </w:pPr>
      <w:r>
        <w:rPr>
          <w:rFonts w:ascii="Segoe UI" w:hAnsi="Segoe UI" w:cs="Segoe UI"/>
          <w:sz w:val="20"/>
        </w:rPr>
        <w:t>A</w:t>
      </w:r>
      <w:r>
        <w:rPr>
          <w:rStyle w:val="apple-converted-space"/>
          <w:rFonts w:ascii="Segoe UI" w:hAnsi="Segoe UI" w:cs="Segoe UI"/>
          <w:sz w:val="20"/>
        </w:rPr>
        <w:t> </w:t>
      </w:r>
      <w:r>
        <w:rPr>
          <w:rStyle w:val="Emphasis"/>
          <w:rFonts w:ascii="Segoe UI" w:hAnsi="Segoe UI" w:cs="Segoe UI"/>
          <w:sz w:val="20"/>
        </w:rPr>
        <w:t>business capability</w:t>
      </w:r>
      <w:r>
        <w:rPr>
          <w:rStyle w:val="apple-converted-space"/>
          <w:rFonts w:ascii="Segoe UI" w:hAnsi="Segoe UI" w:cs="Segoe UI"/>
          <w:sz w:val="20"/>
        </w:rPr>
        <w:t> </w:t>
      </w:r>
      <w:r>
        <w:rPr>
          <w:rFonts w:ascii="Segoe UI" w:hAnsi="Segoe UI" w:cs="Segoe UI"/>
          <w:sz w:val="20"/>
        </w:rPr>
        <w:t>is a particular ability or capacity that a business may possess or exchange to achieve a specific purpose or outcome. A capability describes what the business does (outcomes and service levels) that creates value for customers; for example, pay employee or ship product. A business capability abstracts and encapsulates the people, process/procedures, technology, and information into the essential building blocks needed to facilitate performance improvement and redesign analysis.</w:t>
      </w:r>
      <w:r>
        <w:rPr>
          <w:rStyle w:val="FootnoteReference"/>
          <w:rFonts w:ascii="Segoe UI" w:hAnsi="Segoe UI" w:cs="Segoe UI"/>
          <w:sz w:val="20"/>
        </w:rPr>
        <w:footnoteReference w:id="7"/>
      </w:r>
    </w:p>
    <w:p w14:paraId="7A31B757" w14:textId="77777777" w:rsidR="007B15A3" w:rsidRDefault="007B15A3" w:rsidP="007B15A3">
      <w:pPr>
        <w:ind w:left="900"/>
      </w:pPr>
    </w:p>
    <w:p w14:paraId="60537CB7" w14:textId="1A89946A" w:rsidR="007B15A3" w:rsidRDefault="007B15A3" w:rsidP="007B15A3">
      <w:pPr>
        <w:ind w:left="900"/>
      </w:pPr>
      <w:r>
        <w:t xml:space="preserve">Responses to this RFP should provide a </w:t>
      </w:r>
      <w:r w:rsidR="00633A24">
        <w:t>metamodel</w:t>
      </w:r>
      <w:r>
        <w:t xml:space="preserve"> for capability that meets the second definition and can be integrated with other models such as DoDAF that define the resources that would be allocated to perform a capability in an individual business.</w:t>
      </w:r>
    </w:p>
    <w:p w14:paraId="7DE458E9" w14:textId="77777777" w:rsidR="007B15A3" w:rsidRDefault="007B15A3" w:rsidP="007B15A3">
      <w:pPr>
        <w:pStyle w:val="Heading3"/>
      </w:pPr>
      <w:r>
        <w:t>Value</w:t>
      </w:r>
    </w:p>
    <w:p w14:paraId="2C421FA3" w14:textId="2B0F59D6" w:rsidR="007B15A3" w:rsidRDefault="007B15A3" w:rsidP="007B15A3">
      <w:pPr>
        <w:ind w:left="900"/>
      </w:pPr>
      <w:r>
        <w:t xml:space="preserve">The mission and purpose of a business is to create value. Responses to this RFP should provide a </w:t>
      </w:r>
      <w:r w:rsidR="00633A24">
        <w:t>metamodel</w:t>
      </w:r>
      <w:r>
        <w:t xml:space="preserve"> facility for modeling the creation of value in a series of steps or stages, and for associating those stages with the capabilities in a capability model.</w:t>
      </w:r>
    </w:p>
    <w:p w14:paraId="2F648A1E" w14:textId="77777777" w:rsidR="007B15A3" w:rsidRDefault="007B15A3" w:rsidP="007B15A3">
      <w:pPr>
        <w:pStyle w:val="Heading3"/>
      </w:pPr>
      <w:r>
        <w:t>Organization</w:t>
      </w:r>
    </w:p>
    <w:p w14:paraId="3F1362C3" w14:textId="2CC86BF4" w:rsidR="007B15A3" w:rsidRDefault="007B15A3" w:rsidP="007B15A3">
      <w:pPr>
        <w:ind w:left="900"/>
      </w:pPr>
      <w:r>
        <w:t xml:space="preserve">A business must have command and collaboration functions to organize and manage the personnel and IT resources needed to create value. But, businesses are not static and must change to meet new requirements from consumers, partners and lawmakers. Responses to this RFP should provide a </w:t>
      </w:r>
      <w:r w:rsidR="00633A24">
        <w:t>metamodel</w:t>
      </w:r>
      <w:r>
        <w:t xml:space="preserve"> facility for modeling the command and collaboration relationships among business units.</w:t>
      </w:r>
    </w:p>
    <w:p w14:paraId="65C09FB7" w14:textId="77777777" w:rsidR="007B15A3" w:rsidRDefault="007B15A3" w:rsidP="007B15A3">
      <w:pPr>
        <w:pStyle w:val="Heading3"/>
      </w:pPr>
      <w:r>
        <w:t>Information</w:t>
      </w:r>
    </w:p>
    <w:p w14:paraId="2FD50868" w14:textId="454F7AB2" w:rsidR="007B15A3" w:rsidRDefault="007B15A3" w:rsidP="007B15A3">
      <w:pPr>
        <w:ind w:left="900"/>
      </w:pPr>
      <w:r>
        <w:t xml:space="preserve">Modern businesses change their behavior based on information that is recorded about business activities information that is gathered from the environment and skill or knowledge that is helpful or necessary to carry out the activities of a capability in an effective way. Such information may never be made explicit as data, but should be describable in a business architecture model. Responses to </w:t>
      </w:r>
      <w:r>
        <w:lastRenderedPageBreak/>
        <w:t xml:space="preserve">this RFP should provide a </w:t>
      </w:r>
      <w:r w:rsidR="00633A24">
        <w:t>metamodel</w:t>
      </w:r>
      <w:r>
        <w:t xml:space="preserve"> facility for modeling information and the use and production of information by capabilities. Modeling information should be descriptive rather than technical, and should capture key relationships between types of information and relationships between information and capability. This facility should be compatible with abstract data models that are typically used as a starting point for data architectures or are used in a detailed information flow analysis, but it need not be suitable for creating a data architecture.</w:t>
      </w:r>
    </w:p>
    <w:p w14:paraId="1AB057EC" w14:textId="1522CD7E" w:rsidR="007B15A3" w:rsidRDefault="007B15A3" w:rsidP="007B15A3">
      <w:pPr>
        <w:pStyle w:val="Heading3"/>
      </w:pPr>
      <w:r>
        <w:t xml:space="preserve">Business Architecture </w:t>
      </w:r>
      <w:r w:rsidR="00633A24">
        <w:t>Metamodel</w:t>
      </w:r>
      <w:r>
        <w:t xml:space="preserve"> Roadmap</w:t>
      </w:r>
    </w:p>
    <w:p w14:paraId="2EB46347" w14:textId="7332118B" w:rsidR="007B15A3" w:rsidRDefault="007B15A3" w:rsidP="007B15A3">
      <w:pPr>
        <w:ind w:left="900"/>
      </w:pPr>
      <w:r>
        <w:t xml:space="preserve">The present RFP seeks proposals to standardize the core of business architecture. It is intended that subsequent RFPs will be issued to address specific needs, such as the integration of business architecture and strategic planning, or the role of business architecture in business process management. In anticipation of these RFPs, the present RFP seeks proposals on a general </w:t>
      </w:r>
      <w:r w:rsidR="00633A24">
        <w:t>metamodel</w:t>
      </w:r>
      <w:r>
        <w:t xml:space="preserve"> facility for associating elements in a business architecture model with elements in other models that would typically be used in strategic planning, business process management, business modeling, and requirements creation.</w:t>
      </w:r>
    </w:p>
    <w:p w14:paraId="1629D5B1" w14:textId="49AE4063" w:rsidR="00755D73" w:rsidRPr="000302BD" w:rsidRDefault="00755D73" w:rsidP="007B15A3">
      <w:pPr>
        <w:pStyle w:val="Heading3"/>
      </w:pPr>
      <w:r>
        <w:t>Point-in-Time Snapshot &amp; Trend Analysis</w:t>
      </w:r>
    </w:p>
    <w:p w14:paraId="0D8DEF87" w14:textId="395B1E93" w:rsidR="00755D73" w:rsidRDefault="00755D73" w:rsidP="00216E4C">
      <w:pPr>
        <w:pStyle w:val="Heading3"/>
        <w:numPr>
          <w:ilvl w:val="0"/>
          <w:numId w:val="0"/>
        </w:numPr>
        <w:ind w:left="864"/>
      </w:pPr>
      <w:r w:rsidRPr="00112680">
        <w:rPr>
          <w:szCs w:val="22"/>
        </w:rPr>
        <w:t xml:space="preserve">As businesses evolve so does their business architecture. Therefore </w:t>
      </w:r>
      <w:r>
        <w:rPr>
          <w:szCs w:val="22"/>
        </w:rPr>
        <w:t>standard</w:t>
      </w:r>
      <w:r w:rsidRPr="00112680">
        <w:rPr>
          <w:szCs w:val="22"/>
        </w:rPr>
        <w:t xml:space="preserve"> </w:t>
      </w:r>
      <w:r>
        <w:rPr>
          <w:szCs w:val="22"/>
        </w:rPr>
        <w:t>should be able to</w:t>
      </w:r>
      <w:r w:rsidRPr="00112680">
        <w:rPr>
          <w:szCs w:val="22"/>
        </w:rPr>
        <w:t xml:space="preserve"> </w:t>
      </w:r>
      <w:r>
        <w:rPr>
          <w:szCs w:val="22"/>
        </w:rPr>
        <w:t>define</w:t>
      </w:r>
      <w:r w:rsidRPr="00112680">
        <w:rPr>
          <w:szCs w:val="22"/>
        </w:rPr>
        <w:t xml:space="preserve"> “snapshots” </w:t>
      </w:r>
      <w:r>
        <w:rPr>
          <w:szCs w:val="22"/>
        </w:rPr>
        <w:t>or</w:t>
      </w:r>
      <w:r w:rsidRPr="00112680">
        <w:rPr>
          <w:szCs w:val="22"/>
        </w:rPr>
        <w:t xml:space="preserve"> point in time pictures of a business and its environment, compar</w:t>
      </w:r>
      <w:r>
        <w:rPr>
          <w:szCs w:val="22"/>
        </w:rPr>
        <w:t>e</w:t>
      </w:r>
      <w:r w:rsidRPr="00112680">
        <w:rPr>
          <w:szCs w:val="22"/>
        </w:rPr>
        <w:t xml:space="preserve"> and contrast those snapshots in time, and </w:t>
      </w:r>
      <w:r>
        <w:rPr>
          <w:szCs w:val="22"/>
        </w:rPr>
        <w:t xml:space="preserve">establish </w:t>
      </w:r>
      <w:r w:rsidRPr="00112680">
        <w:rPr>
          <w:szCs w:val="22"/>
        </w:rPr>
        <w:t xml:space="preserve">a basis for pattern recognition and trend analysis through </w:t>
      </w:r>
      <w:r>
        <w:rPr>
          <w:szCs w:val="22"/>
        </w:rPr>
        <w:t>the use of</w:t>
      </w:r>
      <w:r w:rsidRPr="00112680">
        <w:rPr>
          <w:szCs w:val="22"/>
        </w:rPr>
        <w:t xml:space="preserve"> these incremental snapshots.</w:t>
      </w:r>
    </w:p>
    <w:p w14:paraId="59516A97" w14:textId="77777777" w:rsidR="007B15A3" w:rsidRDefault="007B15A3" w:rsidP="007B15A3">
      <w:pPr>
        <w:pStyle w:val="Heading3"/>
      </w:pPr>
      <w:r>
        <w:t>Use Scenarios</w:t>
      </w:r>
    </w:p>
    <w:p w14:paraId="0C5927AF" w14:textId="62D7F93B" w:rsidR="007B15A3" w:rsidRPr="002D3527" w:rsidRDefault="007B15A3" w:rsidP="00216E4C">
      <w:pPr>
        <w:ind w:left="900"/>
      </w:pPr>
      <w:r>
        <w:t xml:space="preserve">Submitters of responses to this RFP should be prepared to describe a business transformation scenario and show how the </w:t>
      </w:r>
      <w:r w:rsidR="00633A24">
        <w:t>metamodel</w:t>
      </w:r>
      <w:r>
        <w:t xml:space="preserve"> facilities they propose could be used to facilitate diagnosis of needed changes, to facilitate the evaluation of transformation alternatives, and to determine the organizational impact of the transformation. </w:t>
      </w:r>
    </w:p>
    <w:p w14:paraId="49B320D9" w14:textId="77777777" w:rsidR="007B15A3" w:rsidRPr="00E1200E" w:rsidRDefault="007B15A3" w:rsidP="007B15A3">
      <w:pPr>
        <w:pStyle w:val="Heading4"/>
      </w:pPr>
      <w:r>
        <w:t>Key OMG specifications</w:t>
      </w:r>
    </w:p>
    <w:p w14:paraId="77FFF514" w14:textId="67D69B92" w:rsidR="007B15A3" w:rsidRDefault="007B15A3" w:rsidP="007B15A3">
      <w:pPr>
        <w:pStyle w:val="Body"/>
      </w:pPr>
      <w:r w:rsidRPr="004B013D">
        <w:rPr>
          <w:b/>
        </w:rPr>
        <w:t>Business Motivation Model (BMM)</w:t>
      </w:r>
      <w:r>
        <w:t xml:space="preserve"> defines a concept structure for strategic planning.  Strategic planning is a primary business activity that must be supported by business architecture. Submitters should indicate how their proposed </w:t>
      </w:r>
      <w:r w:rsidR="00633A24">
        <w:t>metamodel</w:t>
      </w:r>
      <w:r>
        <w:t xml:space="preserve"> supports integration with strategic planning models created from the BMM </w:t>
      </w:r>
      <w:r w:rsidR="00633A24">
        <w:t>metamodel</w:t>
      </w:r>
      <w:r>
        <w:t xml:space="preserve">. </w:t>
      </w:r>
      <w:hyperlink r:id="rId8" w:history="1">
        <w:r w:rsidRPr="0087725A">
          <w:rPr>
            <w:rStyle w:val="Hyperlink"/>
          </w:rPr>
          <w:t>http://www.omg.org/spec/BMM/1.0</w:t>
        </w:r>
      </w:hyperlink>
      <w:r>
        <w:t xml:space="preserve"> </w:t>
      </w:r>
    </w:p>
    <w:p w14:paraId="3169EEB6" w14:textId="2F1B0CA7" w:rsidR="007B15A3" w:rsidRDefault="007B15A3" w:rsidP="007B15A3">
      <w:pPr>
        <w:pStyle w:val="Body"/>
      </w:pPr>
      <w:r w:rsidRPr="008B54AF">
        <w:rPr>
          <w:b/>
        </w:rPr>
        <w:t xml:space="preserve">Structured Metrics Metamodel (SMM) </w:t>
      </w:r>
      <w:r w:rsidRPr="008B54AF">
        <w:t xml:space="preserve">Establishes a formal way to represent and exchange metrics. </w:t>
      </w:r>
      <w:r>
        <w:t xml:space="preserve">Many application scenarios for business architecture, such as determination of redundancy in a merger and assessment of operational readiness and maturity are carried out with measures that are associated to the </w:t>
      </w:r>
      <w:r>
        <w:lastRenderedPageBreak/>
        <w:t xml:space="preserve">business architecture core elements. </w:t>
      </w:r>
      <w:r w:rsidRPr="008B54AF">
        <w:t xml:space="preserve">Additional standards that define topic-specific metrics leverage the SMM representation and exchange format. </w:t>
      </w:r>
      <w:r>
        <w:t xml:space="preserve"> Submitters should provide a </w:t>
      </w:r>
      <w:r w:rsidR="00633A24">
        <w:t>metamodel</w:t>
      </w:r>
      <w:r>
        <w:t xml:space="preserve"> facility that allows the use of SMM to associate measures with business architecture model elements. </w:t>
      </w:r>
      <w:hyperlink r:id="rId9" w:history="1">
        <w:r w:rsidRPr="0087725A">
          <w:rPr>
            <w:rStyle w:val="Hyperlink"/>
          </w:rPr>
          <w:t>http://www.omg.org/spec/SMM/</w:t>
        </w:r>
      </w:hyperlink>
    </w:p>
    <w:p w14:paraId="366343A2" w14:textId="1BD239F1" w:rsidR="00452FBB" w:rsidRDefault="00452FBB" w:rsidP="007B15A3">
      <w:pPr>
        <w:pStyle w:val="Body"/>
      </w:pPr>
      <w:r w:rsidRPr="008B54AF">
        <w:rPr>
          <w:b/>
        </w:rPr>
        <w:t xml:space="preserve">Structured Patterns Metamodel Standard (SPMS) </w:t>
      </w:r>
      <w:r w:rsidRPr="008B54AF">
        <w:t xml:space="preserve">Establishes a formal way to represent and exchange patterns. </w:t>
      </w:r>
      <w:r>
        <w:t xml:space="preserve">SPMS is typically paired with SMM, which is where certain metric domains are derived from related patterns. Business metrics and patterns would be derived and exchanged using the SMM and SPMS in consort. </w:t>
      </w:r>
      <w:hyperlink r:id="rId10" w:history="1">
        <w:r w:rsidR="000302BD" w:rsidRPr="000D303B">
          <w:rPr>
            <w:rStyle w:val="Hyperlink"/>
          </w:rPr>
          <w:t>http://www.omg.org/spec/SPMS/</w:t>
        </w:r>
      </w:hyperlink>
      <w:r w:rsidR="000302BD">
        <w:t xml:space="preserve"> </w:t>
      </w:r>
    </w:p>
    <w:p w14:paraId="47F78BEA" w14:textId="7C66B97C" w:rsidR="007B15A3" w:rsidRPr="008B54AF" w:rsidRDefault="007B15A3" w:rsidP="007B15A3">
      <w:pPr>
        <w:pStyle w:val="Body"/>
      </w:pPr>
      <w:r w:rsidRPr="008B54AF">
        <w:rPr>
          <w:b/>
        </w:rPr>
        <w:t>Semantics of Business Vocabulary and Rules (SBVR)</w:t>
      </w:r>
      <w:r w:rsidRPr="008B54AF">
        <w:t xml:space="preserve"> Provides business-friendly specification of vocabulary semantics and rules</w:t>
      </w:r>
      <w:r>
        <w:t xml:space="preserve">. Business architecture application scenarios often require the specification of business rules that must not be violated in strategic planning or operations. In addition, SBVR may be used to provide a structured vocabulary that is the basis for labels and definitions of elements in a business architecture model. Submitters should indicate how models created from their proposed </w:t>
      </w:r>
      <w:r w:rsidR="00633A24">
        <w:t>metamodel</w:t>
      </w:r>
      <w:r>
        <w:t xml:space="preserve"> can be integrated with SBVR models to provide definitions of business rules and policies that apply to</w:t>
      </w:r>
      <w:r w:rsidRPr="008B54AF">
        <w:t xml:space="preserve"> </w:t>
      </w:r>
      <w:r>
        <w:t xml:space="preserve">the core business architecture elements. In addition, submitters should indicate how models created from their proposed </w:t>
      </w:r>
      <w:r w:rsidR="00633A24">
        <w:t>metamodel</w:t>
      </w:r>
      <w:r>
        <w:t xml:space="preserve"> can refer to an SBVR vocabulary containing terms (and their definitions) that are used as labels and definitions for business architecture model elements. </w:t>
      </w:r>
      <w:r w:rsidRPr="008B54AF">
        <w:t xml:space="preserve">  </w:t>
      </w:r>
      <w:hyperlink r:id="rId11" w:history="1">
        <w:r w:rsidR="000302BD" w:rsidRPr="000D303B">
          <w:rPr>
            <w:rStyle w:val="Hyperlink"/>
          </w:rPr>
          <w:t>http://www.omg.org/spec/SBVR/1.0</w:t>
        </w:r>
      </w:hyperlink>
      <w:r w:rsidR="000302BD">
        <w:t xml:space="preserve"> </w:t>
      </w:r>
      <w:r>
        <w:t xml:space="preserve"> </w:t>
      </w:r>
      <w:r w:rsidR="000302BD">
        <w:t xml:space="preserve"> </w:t>
      </w:r>
    </w:p>
    <w:p w14:paraId="7EBF7B00" w14:textId="77777777" w:rsidR="007B15A3" w:rsidRPr="004B013D" w:rsidRDefault="007B15A3" w:rsidP="007B15A3">
      <w:pPr>
        <w:pStyle w:val="Heading4"/>
      </w:pPr>
      <w:r>
        <w:t>Association to operating model standards</w:t>
      </w:r>
    </w:p>
    <w:p w14:paraId="12DEBDE4" w14:textId="29E1DC20" w:rsidR="007B15A3" w:rsidRPr="004B013D" w:rsidRDefault="007B15A3" w:rsidP="007B15A3">
      <w:pPr>
        <w:pStyle w:val="Body"/>
      </w:pPr>
      <w:r w:rsidRPr="004B013D">
        <w:rPr>
          <w:b/>
        </w:rPr>
        <w:t xml:space="preserve">Business </w:t>
      </w:r>
      <w:r>
        <w:rPr>
          <w:b/>
        </w:rPr>
        <w:t>P</w:t>
      </w:r>
      <w:r w:rsidRPr="004B013D">
        <w:rPr>
          <w:b/>
        </w:rPr>
        <w:t>rocess Modeling Notation (BPMN</w:t>
      </w:r>
      <w:r w:rsidR="000302BD">
        <w:rPr>
          <w:b/>
        </w:rPr>
        <w:t xml:space="preserve"> 2.0</w:t>
      </w:r>
      <w:r w:rsidRPr="004B013D">
        <w:rPr>
          <w:b/>
        </w:rPr>
        <w:t>)</w:t>
      </w:r>
      <w:ins w:id="1" w:author="Lloyd Dugan" w:date="2015-11-04T19:35:00Z">
        <w:r w:rsidR="00511858">
          <w:rPr>
            <w:b/>
          </w:rPr>
          <w:t>.</w:t>
        </w:r>
      </w:ins>
      <w:r>
        <w:t xml:space="preserve"> </w:t>
      </w:r>
      <w:ins w:id="2" w:author="Lloyd Dugan" w:date="2015-11-04T19:35:00Z">
        <w:r w:rsidR="00511858">
          <w:t>D</w:t>
        </w:r>
      </w:ins>
      <w:del w:id="3" w:author="Lloyd Dugan" w:date="2015-11-04T19:35:00Z">
        <w:r w:rsidDel="00511858">
          <w:delText>d</w:delText>
        </w:r>
      </w:del>
      <w:r>
        <w:t xml:space="preserve">efines </w:t>
      </w:r>
      <w:ins w:id="4" w:author="Lloyd Dugan" w:date="2015-11-04T19:30:00Z">
        <w:r w:rsidR="00511858">
          <w:t xml:space="preserve">the semantics and supporting </w:t>
        </w:r>
      </w:ins>
      <w:r>
        <w:t xml:space="preserve">graphical notation for </w:t>
      </w:r>
      <w:ins w:id="5" w:author="Lloyd Dugan" w:date="2015-11-04T19:32:00Z">
        <w:r w:rsidR="00511858">
          <w:t xml:space="preserve">creating </w:t>
        </w:r>
      </w:ins>
      <w:r>
        <w:t>business process models</w:t>
      </w:r>
      <w:ins w:id="6" w:author="Lloyd Dugan" w:date="2015-11-04T19:32:00Z">
        <w:r w:rsidR="00511858">
          <w:t xml:space="preserve"> that describe</w:t>
        </w:r>
      </w:ins>
      <w:ins w:id="7" w:author="Lloyd Dugan" w:date="2015-11-04T19:28:00Z">
        <w:r w:rsidR="00511858">
          <w:t xml:space="preserve"> the operational</w:t>
        </w:r>
      </w:ins>
      <w:ins w:id="8" w:author="Lloyd Dugan" w:date="2015-11-04T19:29:00Z">
        <w:r w:rsidR="00511858">
          <w:t xml:space="preserve"> behaviors of</w:t>
        </w:r>
      </w:ins>
      <w:ins w:id="9" w:author="Lloyd Dugan" w:date="2015-11-04T19:33:00Z">
        <w:r w:rsidR="00511858">
          <w:t xml:space="preserve"> the </w:t>
        </w:r>
      </w:ins>
      <w:ins w:id="10" w:author="Lloyd Dugan" w:date="2015-11-04T19:29:00Z">
        <w:r w:rsidR="00511858">
          <w:t>business processes being modeled</w:t>
        </w:r>
      </w:ins>
      <w:r>
        <w:t xml:space="preserve">. </w:t>
      </w:r>
      <w:ins w:id="11" w:author="Lloyd Dugan" w:date="2015-11-04T19:52:00Z">
        <w:r w:rsidR="006374F6">
          <w:t>The</w:t>
        </w:r>
      </w:ins>
      <w:ins w:id="12" w:author="Lloyd Dugan" w:date="2015-11-04T19:53:00Z">
        <w:r w:rsidR="006374F6">
          <w:t>re is also a</w:t>
        </w:r>
      </w:ins>
      <w:ins w:id="13" w:author="Lloyd Dugan" w:date="2015-11-04T19:52:00Z">
        <w:r w:rsidR="006374F6">
          <w:t xml:space="preserve"> serialization format</w:t>
        </w:r>
      </w:ins>
      <w:ins w:id="14" w:author="Lloyd Dugan" w:date="2015-11-04T19:53:00Z">
        <w:r w:rsidR="006374F6">
          <w:t xml:space="preserve"> that supports model interchange. </w:t>
        </w:r>
      </w:ins>
      <w:r>
        <w:t>A business architecture model is often used to identify value streams and capabilities whose performance efficiency can be improved by business process re-engineering and</w:t>
      </w:r>
      <w:r w:rsidR="00755D73">
        <w:t>/</w:t>
      </w:r>
      <w:r>
        <w:t xml:space="preserve">or automation. </w:t>
      </w:r>
      <w:ins w:id="15" w:author="Lloyd Dugan" w:date="2015-11-04T19:34:00Z">
        <w:r w:rsidR="00511858">
          <w:t xml:space="preserve">The examined business processes </w:t>
        </w:r>
      </w:ins>
      <w:ins w:id="16" w:author="Lloyd Dugan" w:date="2015-11-04T19:37:00Z">
        <w:r w:rsidR="003F1BBD">
          <w:t>are typically</w:t>
        </w:r>
      </w:ins>
      <w:ins w:id="17" w:author="Lloyd Dugan" w:date="2015-11-04T19:34:00Z">
        <w:r w:rsidR="00511858">
          <w:t xml:space="preserve"> modeled in BPMN. </w:t>
        </w:r>
      </w:ins>
      <w:r>
        <w:t xml:space="preserve">Submitters should indicate how their proposed </w:t>
      </w:r>
      <w:r w:rsidR="00633A24">
        <w:t>metamodel</w:t>
      </w:r>
      <w:r>
        <w:t xml:space="preserve"> can be integrated with </w:t>
      </w:r>
      <w:ins w:id="18" w:author="Lloyd Dugan" w:date="2015-11-04T19:42:00Z">
        <w:r w:rsidR="003F1BBD">
          <w:t xml:space="preserve">the </w:t>
        </w:r>
      </w:ins>
      <w:r>
        <w:t>operating model standard</w:t>
      </w:r>
      <w:del w:id="19" w:author="Lloyd Dugan" w:date="2015-11-04T19:42:00Z">
        <w:r w:rsidDel="003F1BBD">
          <w:delText>s</w:delText>
        </w:r>
      </w:del>
      <w:r>
        <w:t xml:space="preserve"> </w:t>
      </w:r>
      <w:del w:id="20" w:author="Lloyd Dugan" w:date="2015-11-04T19:42:00Z">
        <w:r w:rsidDel="003F1BBD">
          <w:delText xml:space="preserve">such as </w:delText>
        </w:r>
      </w:del>
      <w:r>
        <w:t>BPMN</w:t>
      </w:r>
      <w:del w:id="21" w:author="Lloyd Dugan" w:date="2015-11-04T19:42:00Z">
        <w:r w:rsidDel="003F1BBD">
          <w:delText xml:space="preserve"> and BPDM</w:delText>
        </w:r>
      </w:del>
      <w:r>
        <w:t xml:space="preserve">. </w:t>
      </w:r>
      <w:hyperlink r:id="rId12" w:history="1">
        <w:r w:rsidR="000302BD" w:rsidRPr="009A1808">
          <w:rPr>
            <w:rStyle w:val="Hyperlink"/>
          </w:rPr>
          <w:t>http://www.omg.org/spec/BPMN/2.0/</w:t>
        </w:r>
      </w:hyperlink>
      <w:r w:rsidR="000302BD">
        <w:t xml:space="preserve"> </w:t>
      </w:r>
      <w:r w:rsidR="000302BD" w:rsidRPr="000302BD" w:rsidDel="000302BD">
        <w:t xml:space="preserve"> </w:t>
      </w:r>
    </w:p>
    <w:p w14:paraId="0627964B" w14:textId="14CDFDA8" w:rsidR="007B15A3" w:rsidRDefault="007B15A3" w:rsidP="007B15A3">
      <w:pPr>
        <w:pStyle w:val="Body"/>
        <w:rPr>
          <w:ins w:id="22" w:author="Lloyd Dugan" w:date="2015-11-04T19:38:00Z"/>
        </w:rPr>
      </w:pPr>
      <w:r w:rsidRPr="00163659">
        <w:rPr>
          <w:b/>
        </w:rPr>
        <w:t>Business Process Definition Metamodel (BPDM).</w:t>
      </w:r>
      <w:r>
        <w:t xml:space="preserve">  Defines a metamodel for </w:t>
      </w:r>
      <w:ins w:id="23" w:author="Lloyd Dugan" w:date="2015-11-04T19:40:00Z">
        <w:r w:rsidR="003F1BBD">
          <w:t xml:space="preserve">defining </w:t>
        </w:r>
      </w:ins>
      <w:r w:rsidRPr="008B54AF">
        <w:t>business processes.</w:t>
      </w:r>
      <w:ins w:id="24" w:author="Lloyd Dugan" w:date="2015-11-04T19:40:00Z">
        <w:r w:rsidR="003F1BBD">
          <w:t xml:space="preserve">  It is a companion standard to BPMN, but stands on its own as a means of </w:t>
        </w:r>
      </w:ins>
      <w:ins w:id="25" w:author="Lloyd Dugan" w:date="2015-11-04T19:41:00Z">
        <w:r w:rsidR="003F1BBD">
          <w:t xml:space="preserve">providing a standard way of defining business processes.  Submitters should indicate how their proposed metamodel can be integrated with </w:t>
        </w:r>
      </w:ins>
      <w:ins w:id="26" w:author="Lloyd Dugan" w:date="2015-11-04T19:42:00Z">
        <w:r w:rsidR="003F1BBD">
          <w:t xml:space="preserve">the </w:t>
        </w:r>
      </w:ins>
      <w:ins w:id="27" w:author="Lloyd Dugan" w:date="2015-11-04T19:41:00Z">
        <w:r w:rsidR="003F1BBD">
          <w:t xml:space="preserve">operating model </w:t>
        </w:r>
      </w:ins>
      <w:ins w:id="28" w:author="Lloyd Dugan" w:date="2015-11-04T19:58:00Z">
        <w:r w:rsidR="00C23077">
          <w:t xml:space="preserve">standard </w:t>
        </w:r>
      </w:ins>
      <w:ins w:id="29" w:author="Lloyd Dugan" w:date="2015-11-04T19:42:00Z">
        <w:r w:rsidR="003F1BBD">
          <w:t>BPDM.</w:t>
        </w:r>
      </w:ins>
      <w:r w:rsidRPr="008B54AF">
        <w:t xml:space="preserve"> </w:t>
      </w:r>
      <w:hyperlink r:id="rId13" w:history="1">
        <w:r w:rsidR="000302BD" w:rsidRPr="009A1808">
          <w:rPr>
            <w:rStyle w:val="Hyperlink"/>
          </w:rPr>
          <w:t>http://www.omg.org/spec/BPDM/1.0</w:t>
        </w:r>
      </w:hyperlink>
      <w:r w:rsidR="000302BD">
        <w:t xml:space="preserve"> </w:t>
      </w:r>
      <w:r w:rsidRPr="008B54AF">
        <w:t xml:space="preserve"> </w:t>
      </w:r>
    </w:p>
    <w:p w14:paraId="7FC2B053" w14:textId="3B3D6666" w:rsidR="006374F6" w:rsidRPr="008B54AF" w:rsidRDefault="006374F6" w:rsidP="006374F6">
      <w:pPr>
        <w:pStyle w:val="Body"/>
        <w:rPr>
          <w:ins w:id="30" w:author="Lloyd Dugan" w:date="2015-11-04T19:47:00Z"/>
        </w:rPr>
      </w:pPr>
      <w:ins w:id="31" w:author="Lloyd Dugan" w:date="2015-11-04T19:47:00Z">
        <w:r w:rsidRPr="003F1BBD">
          <w:rPr>
            <w:b/>
            <w:rPrChange w:id="32" w:author="Lloyd Dugan" w:date="2015-11-04T19:46:00Z">
              <w:rPr/>
            </w:rPrChange>
          </w:rPr>
          <w:t>Case Management Model and Notation (CMMN)</w:t>
        </w:r>
        <w:r>
          <w:t>.</w:t>
        </w:r>
        <w:r w:rsidRPr="008B54AF">
          <w:rPr>
            <w:b/>
          </w:rPr>
          <w:t xml:space="preserve"> </w:t>
        </w:r>
        <w:r w:rsidRPr="008B54AF">
          <w:t xml:space="preserve">Defines </w:t>
        </w:r>
      </w:ins>
      <w:ins w:id="33" w:author="Lloyd Dugan" w:date="2015-11-04T19:54:00Z">
        <w:r>
          <w:t xml:space="preserve">the semantics and supporting graphical notation for creating case management models that </w:t>
        </w:r>
        <w:r>
          <w:lastRenderedPageBreak/>
          <w:t xml:space="preserve">describe </w:t>
        </w:r>
      </w:ins>
      <w:ins w:id="34" w:author="Lloyd Dugan" w:date="2015-11-04T19:47:00Z">
        <w:r>
          <w:t>a case</w:t>
        </w:r>
      </w:ins>
      <w:ins w:id="35" w:author="Lloyd Dugan" w:date="2015-11-04T19:51:00Z">
        <w:r>
          <w:t xml:space="preserve"> and the set of activities and data context</w:t>
        </w:r>
      </w:ins>
      <w:ins w:id="36" w:author="Lloyd Dugan" w:date="2015-11-04T19:55:00Z">
        <w:r>
          <w:t>s</w:t>
        </w:r>
      </w:ins>
      <w:ins w:id="37" w:author="Lloyd Dugan" w:date="2015-11-04T19:51:00Z">
        <w:r>
          <w:t xml:space="preserve"> that drive the case through its case flows</w:t>
        </w:r>
      </w:ins>
      <w:ins w:id="38" w:author="Lloyd Dugan" w:date="2015-11-04T19:47:00Z">
        <w:r>
          <w:t xml:space="preserve">, </w:t>
        </w:r>
      </w:ins>
      <w:ins w:id="39" w:author="Lloyd Dugan" w:date="2015-11-04T19:54:00Z">
        <w:r>
          <w:t xml:space="preserve">There is also a serialization format that supports model interchange. </w:t>
        </w:r>
      </w:ins>
      <w:ins w:id="40" w:author="Lloyd Dugan" w:date="2015-11-04T19:55:00Z">
        <w:r>
          <w:t xml:space="preserve">It is </w:t>
        </w:r>
      </w:ins>
      <w:ins w:id="41" w:author="Lloyd Dugan" w:date="2015-11-04T19:56:00Z">
        <w:r>
          <w:t>related t</w:t>
        </w:r>
        <w:r w:rsidR="00C23077">
          <w:t xml:space="preserve">o BPMN in that a Process Task </w:t>
        </w:r>
      </w:ins>
      <w:ins w:id="42" w:author="Lloyd Dugan" w:date="2015-11-04T19:57:00Z">
        <w:r w:rsidR="00C23077">
          <w:t>within a Case Model Plan can be expressed by a BPMN model</w:t>
        </w:r>
      </w:ins>
      <w:ins w:id="43" w:author="Lloyd Dugan" w:date="2015-11-04T19:47:00Z">
        <w:r>
          <w:t>.</w:t>
        </w:r>
      </w:ins>
      <w:ins w:id="44" w:author="Lloyd Dugan" w:date="2015-11-04T19:50:00Z">
        <w:r>
          <w:t xml:space="preserve"> </w:t>
        </w:r>
      </w:ins>
      <w:ins w:id="45" w:author="Lloyd Dugan" w:date="2015-11-04T19:51:00Z">
        <w:r>
          <w:t xml:space="preserve">Submitters should indicate how their proposed metamodel can be integrated with the operating model </w:t>
        </w:r>
      </w:ins>
      <w:ins w:id="46" w:author="Lloyd Dugan" w:date="2015-11-04T19:57:00Z">
        <w:r w:rsidR="00C23077">
          <w:t>standard CMMN.</w:t>
        </w:r>
      </w:ins>
      <w:ins w:id="47" w:author="Lloyd Dugan" w:date="2015-11-04T19:51:00Z">
        <w:r>
          <w:t xml:space="preserve"> </w:t>
        </w:r>
      </w:ins>
      <w:ins w:id="48" w:author="Lloyd Dugan" w:date="2015-11-04T19:47:00Z">
        <w:r>
          <w:fldChar w:fldCharType="begin"/>
        </w:r>
        <w:r>
          <w:instrText xml:space="preserve"> HYPERLINK "http://www.omg.org/spec/CMMN/" </w:instrText>
        </w:r>
        <w:r>
          <w:fldChar w:fldCharType="separate"/>
        </w:r>
        <w:r w:rsidRPr="009A1808">
          <w:rPr>
            <w:rStyle w:val="Hyperlink"/>
          </w:rPr>
          <w:t>http://www.omg.org/spec/CMMN/</w:t>
        </w:r>
        <w:r>
          <w:rPr>
            <w:rStyle w:val="Hyperlink"/>
          </w:rPr>
          <w:fldChar w:fldCharType="end"/>
        </w:r>
      </w:ins>
      <w:ins w:id="49" w:author="Lloyd Dugan" w:date="2015-11-04T19:58:00Z">
        <w:r w:rsidR="00C23077">
          <w:rPr>
            <w:rStyle w:val="Hyperlink"/>
          </w:rPr>
          <w:t xml:space="preserve"> </w:t>
        </w:r>
      </w:ins>
    </w:p>
    <w:p w14:paraId="381578EA" w14:textId="3BF50B5B" w:rsidR="003F1BBD" w:rsidRDefault="003F1BBD" w:rsidP="007B15A3">
      <w:pPr>
        <w:pStyle w:val="Body"/>
      </w:pPr>
      <w:ins w:id="50" w:author="Lloyd Dugan" w:date="2015-11-04T19:38:00Z">
        <w:r w:rsidRPr="003F1BBD">
          <w:rPr>
            <w:b/>
            <w:rPrChange w:id="51" w:author="Lloyd Dugan" w:date="2015-11-04T19:46:00Z">
              <w:rPr/>
            </w:rPrChange>
          </w:rPr>
          <w:t xml:space="preserve">Decision Model and Notation </w:t>
        </w:r>
      </w:ins>
      <w:ins w:id="52" w:author="Lloyd Dugan" w:date="2015-11-04T19:39:00Z">
        <w:r w:rsidRPr="003F1BBD">
          <w:rPr>
            <w:b/>
            <w:rPrChange w:id="53" w:author="Lloyd Dugan" w:date="2015-11-04T19:46:00Z">
              <w:rPr/>
            </w:rPrChange>
          </w:rPr>
          <w:t>(</w:t>
        </w:r>
      </w:ins>
      <w:ins w:id="54" w:author="Lloyd Dugan" w:date="2015-11-04T19:38:00Z">
        <w:r w:rsidRPr="003F1BBD">
          <w:rPr>
            <w:b/>
            <w:rPrChange w:id="55" w:author="Lloyd Dugan" w:date="2015-11-04T19:46:00Z">
              <w:rPr/>
            </w:rPrChange>
          </w:rPr>
          <w:t>DMN</w:t>
        </w:r>
      </w:ins>
      <w:ins w:id="56" w:author="Lloyd Dugan" w:date="2015-11-04T19:39:00Z">
        <w:r w:rsidRPr="003F1BBD">
          <w:rPr>
            <w:b/>
            <w:rPrChange w:id="57" w:author="Lloyd Dugan" w:date="2015-11-04T19:46:00Z">
              <w:rPr/>
            </w:rPrChange>
          </w:rPr>
          <w:t>)</w:t>
        </w:r>
      </w:ins>
      <w:ins w:id="58" w:author="Lloyd Dugan" w:date="2015-11-04T19:38:00Z">
        <w:r>
          <w:t>. Defines the semantics and supporting graphical notation</w:t>
        </w:r>
      </w:ins>
      <w:ins w:id="59" w:author="Lloyd Dugan" w:date="2015-11-04T19:39:00Z">
        <w:r>
          <w:t xml:space="preserve"> for creating decision models that describe</w:t>
        </w:r>
      </w:ins>
      <w:ins w:id="60" w:author="Lloyd Dugan" w:date="2015-11-04T19:45:00Z">
        <w:r>
          <w:t xml:space="preserve"> </w:t>
        </w:r>
      </w:ins>
      <w:ins w:id="61" w:author="Lloyd Dugan" w:date="2015-11-04T19:46:00Z">
        <w:r>
          <w:t xml:space="preserve">the the basis for making decisions as an application of </w:t>
        </w:r>
      </w:ins>
      <w:ins w:id="62" w:author="Lloyd Dugan" w:date="2015-11-04T19:47:00Z">
        <w:r w:rsidR="006374F6">
          <w:t>business rules.  It is related to BPMN and CMMN in that it can be used to model the application of bus</w:t>
        </w:r>
      </w:ins>
      <w:ins w:id="63" w:author="Lloyd Dugan" w:date="2015-11-04T19:48:00Z">
        <w:r w:rsidR="006374F6">
          <w:t>i</w:t>
        </w:r>
      </w:ins>
      <w:ins w:id="64" w:author="Lloyd Dugan" w:date="2015-11-04T19:47:00Z">
        <w:r w:rsidR="006374F6">
          <w:t xml:space="preserve">ness rules within the context of </w:t>
        </w:r>
      </w:ins>
      <w:ins w:id="65" w:author="Lloyd Dugan" w:date="2015-11-04T19:48:00Z">
        <w:r w:rsidR="006374F6">
          <w:t xml:space="preserve">business </w:t>
        </w:r>
      </w:ins>
      <w:ins w:id="66" w:author="Lloyd Dugan" w:date="2015-11-04T19:47:00Z">
        <w:r w:rsidR="006374F6">
          <w:t>processes</w:t>
        </w:r>
      </w:ins>
      <w:ins w:id="67" w:author="Lloyd Dugan" w:date="2015-11-04T19:59:00Z">
        <w:r w:rsidR="00C23077">
          <w:t xml:space="preserve"> and cases</w:t>
        </w:r>
      </w:ins>
      <w:ins w:id="68" w:author="Lloyd Dugan" w:date="2015-11-04T19:48:00Z">
        <w:r w:rsidR="006374F6">
          <w:t xml:space="preserve">. For example, a Business Rule Task in BPMN can be mapped to a decision model in DMN.  </w:t>
        </w:r>
      </w:ins>
      <w:ins w:id="69" w:author="Lloyd Dugan" w:date="2015-11-04T20:07:00Z">
        <w:r w:rsidR="00346970">
          <w:t xml:space="preserve">It is also related to SBVR in that it provides an operational </w:t>
        </w:r>
      </w:ins>
      <w:ins w:id="70" w:author="Lloyd Dugan" w:date="2015-11-04T20:08:00Z">
        <w:r w:rsidR="00346970">
          <w:t>statement</w:t>
        </w:r>
      </w:ins>
      <w:ins w:id="71" w:author="Lloyd Dugan" w:date="2015-11-04T20:07:00Z">
        <w:r w:rsidR="00346970">
          <w:t xml:space="preserve"> </w:t>
        </w:r>
      </w:ins>
      <w:ins w:id="72" w:author="Lloyd Dugan" w:date="2015-11-04T20:08:00Z">
        <w:r w:rsidR="00346970">
          <w:t xml:space="preserve">about business rules that can be stated in SBVR.  For example, </w:t>
        </w:r>
      </w:ins>
      <w:ins w:id="73" w:author="Lloyd Dugan" w:date="2015-11-04T20:07:00Z">
        <w:r w:rsidR="00346970">
          <w:t>both us</w:t>
        </w:r>
      </w:ins>
      <w:ins w:id="74" w:author="Lloyd Dugan" w:date="2015-11-04T20:09:00Z">
        <w:r w:rsidR="00346970">
          <w:t xml:space="preserve">e </w:t>
        </w:r>
      </w:ins>
      <w:ins w:id="75" w:author="Lloyd Dugan" w:date="2015-11-04T20:07:00Z">
        <w:r w:rsidR="00346970">
          <w:t xml:space="preserve">Fact Types as a core concept.  </w:t>
        </w:r>
      </w:ins>
      <w:ins w:id="76" w:author="Lloyd Dugan" w:date="2015-11-04T19:48:00Z">
        <w:r w:rsidR="006374F6">
          <w:t xml:space="preserve">DMN is </w:t>
        </w:r>
      </w:ins>
      <w:ins w:id="77" w:author="Lloyd Dugan" w:date="2015-11-04T19:59:00Z">
        <w:r w:rsidR="00C23077">
          <w:t xml:space="preserve">also </w:t>
        </w:r>
      </w:ins>
      <w:ins w:id="78" w:author="Lloyd Dugan" w:date="2015-11-04T19:48:00Z">
        <w:r w:rsidR="006374F6">
          <w:t xml:space="preserve">used to describe </w:t>
        </w:r>
      </w:ins>
      <w:ins w:id="79" w:author="Lloyd Dugan" w:date="2015-11-04T19:49:00Z">
        <w:r w:rsidR="006374F6">
          <w:t>business</w:t>
        </w:r>
      </w:ins>
      <w:ins w:id="80" w:author="Lloyd Dugan" w:date="2015-11-04T19:48:00Z">
        <w:r w:rsidR="006374F6">
          <w:t xml:space="preserve"> </w:t>
        </w:r>
      </w:ins>
      <w:ins w:id="81" w:author="Lloyd Dugan" w:date="2015-11-04T19:50:00Z">
        <w:r w:rsidR="006374F6">
          <w:t xml:space="preserve">rules that lead to courses of action, as shown in the BMM. </w:t>
        </w:r>
      </w:ins>
      <w:ins w:id="82" w:author="Lloyd Dugan" w:date="2015-11-04T20:00:00Z">
        <w:r w:rsidR="00C23077">
          <w:t xml:space="preserve">Submitters should indicate how their proposed metamodel can be integrated with the operating model standard </w:t>
        </w:r>
      </w:ins>
      <w:ins w:id="83" w:author="Lloyd Dugan" w:date="2015-11-04T20:01:00Z">
        <w:r w:rsidR="00C23077">
          <w:t>DMN</w:t>
        </w:r>
      </w:ins>
      <w:ins w:id="84" w:author="Lloyd Dugan" w:date="2015-11-04T20:00:00Z">
        <w:r w:rsidR="00C23077">
          <w:t xml:space="preserve">. </w:t>
        </w:r>
      </w:ins>
      <w:ins w:id="85" w:author="Lloyd Dugan" w:date="2015-11-04T19:45:00Z">
        <w:r>
          <w:fldChar w:fldCharType="begin"/>
        </w:r>
        <w:r>
          <w:instrText xml:space="preserve"> HYPERLINK "</w:instrText>
        </w:r>
      </w:ins>
      <w:ins w:id="86" w:author="Lloyd Dugan" w:date="2015-11-04T19:38:00Z">
        <w:r w:rsidRPr="003F1BBD">
          <w:instrText>http://www.omg.org/spec/DMN/</w:instrText>
        </w:r>
      </w:ins>
      <w:ins w:id="87" w:author="Lloyd Dugan" w:date="2015-11-04T19:45:00Z">
        <w:r>
          <w:instrText xml:space="preserve">" </w:instrText>
        </w:r>
        <w:r>
          <w:fldChar w:fldCharType="separate"/>
        </w:r>
      </w:ins>
      <w:ins w:id="88" w:author="Lloyd Dugan" w:date="2015-11-04T19:38:00Z">
        <w:r w:rsidRPr="008966F7">
          <w:rPr>
            <w:rStyle w:val="Hyperlink"/>
          </w:rPr>
          <w:t>http://www.omg.org/spec/DMN/</w:t>
        </w:r>
      </w:ins>
      <w:ins w:id="89" w:author="Lloyd Dugan" w:date="2015-11-04T19:45:00Z">
        <w:r>
          <w:fldChar w:fldCharType="end"/>
        </w:r>
      </w:ins>
      <w:ins w:id="90" w:author="Lloyd Dugan" w:date="2015-11-04T20:01:00Z">
        <w:r w:rsidR="00C23077">
          <w:t xml:space="preserve"> </w:t>
        </w:r>
      </w:ins>
    </w:p>
    <w:p w14:paraId="4AE2BFB1" w14:textId="0D51F260" w:rsidR="003F1BBD" w:rsidRPr="008B54AF" w:rsidDel="006374F6" w:rsidRDefault="003F1BBD" w:rsidP="003F1BBD">
      <w:pPr>
        <w:pStyle w:val="Body"/>
        <w:rPr>
          <w:del w:id="91" w:author="Lloyd Dugan" w:date="2015-11-04T19:47:00Z"/>
        </w:rPr>
      </w:pPr>
      <w:moveToRangeStart w:id="92" w:author="Lloyd Dugan" w:date="2015-11-04T19:45:00Z" w:name="move434429678"/>
      <w:moveTo w:id="93" w:author="Lloyd Dugan" w:date="2015-11-04T19:45:00Z">
        <w:del w:id="94" w:author="Lloyd Dugan" w:date="2015-11-04T19:47:00Z">
          <w:r w:rsidRPr="003F1BBD" w:rsidDel="006374F6">
            <w:rPr>
              <w:b/>
              <w:rPrChange w:id="95" w:author="Lloyd Dugan" w:date="2015-11-04T19:46:00Z">
                <w:rPr/>
              </w:rPrChange>
            </w:rPr>
            <w:delText>Case Management Model and Notation (CMMN)</w:delText>
          </w:r>
          <w:r w:rsidRPr="008B54AF" w:rsidDel="006374F6">
            <w:rPr>
              <w:b/>
            </w:rPr>
            <w:delText xml:space="preserve"> </w:delText>
          </w:r>
          <w:r w:rsidRPr="008B54AF" w:rsidDel="006374F6">
            <w:delText xml:space="preserve">Defines </w:delText>
          </w:r>
          <w:r w:rsidDel="006374F6">
            <w:delText>a common metamodel and notation for modeling and graphically expressing a case, as well as an interchange format for exchanging case models among different tools.</w:delText>
          </w:r>
          <w:r w:rsidRPr="008B54AF" w:rsidDel="006374F6">
            <w:delText xml:space="preserve"> </w:delText>
          </w:r>
          <w:r w:rsidRPr="000302BD" w:rsidDel="006374F6">
            <w:delText xml:space="preserve"> </w:delText>
          </w:r>
          <w:r w:rsidDel="006374F6">
            <w:fldChar w:fldCharType="begin"/>
          </w:r>
          <w:r w:rsidDel="006374F6">
            <w:delInstrText xml:space="preserve"> HYPERLINK "http://www.omg.org/spec/CMMN/" </w:delInstrText>
          </w:r>
          <w:r w:rsidDel="006374F6">
            <w:fldChar w:fldCharType="separate"/>
          </w:r>
          <w:r w:rsidRPr="009A1808" w:rsidDel="006374F6">
            <w:rPr>
              <w:rStyle w:val="Hyperlink"/>
            </w:rPr>
            <w:delText>http://www.omg.org/spec/CMMN/</w:delText>
          </w:r>
          <w:r w:rsidDel="006374F6">
            <w:rPr>
              <w:rStyle w:val="Hyperlink"/>
            </w:rPr>
            <w:fldChar w:fldCharType="end"/>
          </w:r>
          <w:r w:rsidDel="006374F6">
            <w:delText xml:space="preserve"> </w:delText>
          </w:r>
        </w:del>
      </w:moveTo>
    </w:p>
    <w:moveToRangeEnd w:id="92"/>
    <w:p w14:paraId="37BD7325" w14:textId="5A6057BA" w:rsidR="007B15A3" w:rsidRPr="008B54AF" w:rsidRDefault="007B15A3" w:rsidP="007B15A3">
      <w:pPr>
        <w:pStyle w:val="Body"/>
      </w:pPr>
      <w:r w:rsidRPr="00744362">
        <w:rPr>
          <w:b/>
        </w:rPr>
        <w:t>Unified Modeling Language (</w:t>
      </w:r>
      <w:r>
        <w:rPr>
          <w:b/>
        </w:rPr>
        <w:t>UML</w:t>
      </w:r>
      <w:r w:rsidRPr="00744362">
        <w:rPr>
          <w:b/>
        </w:rPr>
        <w:t>).</w:t>
      </w:r>
      <w:r>
        <w:t xml:space="preserve">  Defines a formal metamodel and corresponding visual diagrams for describing various aspects of Domain Models, Platform Independent Models and Platform Specific Models. </w:t>
      </w:r>
      <w:ins w:id="96" w:author="Lloyd Dugan" w:date="2015-11-04T20:01:00Z">
        <w:r w:rsidR="00C23077">
          <w:t xml:space="preserve">Models created using UML </w:t>
        </w:r>
      </w:ins>
      <w:ins w:id="97" w:author="Lloyd Dugan" w:date="2015-11-04T20:03:00Z">
        <w:r w:rsidR="00C23077">
          <w:t xml:space="preserve">are </w:t>
        </w:r>
      </w:ins>
      <w:ins w:id="98" w:author="Lloyd Dugan" w:date="2015-11-04T20:04:00Z">
        <w:r w:rsidR="00C23077">
          <w:t xml:space="preserve">generally </w:t>
        </w:r>
      </w:ins>
      <w:ins w:id="99" w:author="Lloyd Dugan" w:date="2015-11-04T20:03:00Z">
        <w:r w:rsidR="00C23077">
          <w:t>used to model the functionality and data</w:t>
        </w:r>
      </w:ins>
      <w:ins w:id="100" w:author="Lloyd Dugan" w:date="2015-11-04T20:04:00Z">
        <w:r w:rsidR="00C23077">
          <w:t xml:space="preserve"> requirements and designs of systems.  For example, </w:t>
        </w:r>
      </w:ins>
      <w:ins w:id="101" w:author="Lloyd Dugan" w:date="2015-11-04T20:01:00Z">
        <w:r w:rsidR="00C23077">
          <w:t>class models can be used for data modeling</w:t>
        </w:r>
      </w:ins>
      <w:ins w:id="102" w:author="Lloyd Dugan" w:date="2015-11-04T20:05:00Z">
        <w:r w:rsidR="00C23077">
          <w:t>.  Submitters should indicate how their proposed metamodel is compatible with the use of UML to describe applications.</w:t>
        </w:r>
      </w:ins>
      <w:r>
        <w:t xml:space="preserve"> </w:t>
      </w:r>
      <w:hyperlink r:id="rId14" w:history="1">
        <w:r w:rsidR="000302BD" w:rsidRPr="009A1808">
          <w:rPr>
            <w:rStyle w:val="Hyperlink"/>
          </w:rPr>
          <w:t>http://www.omg.org/spec/UML/2.2/</w:t>
        </w:r>
      </w:hyperlink>
      <w:r w:rsidR="000302BD">
        <w:t xml:space="preserve"> </w:t>
      </w:r>
      <w:r>
        <w:t xml:space="preserve">  </w:t>
      </w:r>
    </w:p>
    <w:p w14:paraId="79F7193F" w14:textId="2003BFD3" w:rsidR="007B15A3" w:rsidRPr="008B54AF" w:rsidDel="003F1BBD" w:rsidRDefault="000302BD" w:rsidP="007B15A3">
      <w:pPr>
        <w:pStyle w:val="Body"/>
      </w:pPr>
      <w:moveFromRangeStart w:id="103" w:author="Lloyd Dugan" w:date="2015-11-04T19:45:00Z" w:name="move434429678"/>
      <w:moveFrom w:id="104" w:author="Lloyd Dugan" w:date="2015-11-04T19:45:00Z">
        <w:r w:rsidDel="003F1BBD">
          <w:t>Case Management Model and Notation (CMMN)</w:t>
        </w:r>
        <w:r w:rsidR="007B15A3" w:rsidRPr="008B54AF" w:rsidDel="003F1BBD">
          <w:rPr>
            <w:b/>
          </w:rPr>
          <w:t xml:space="preserve"> </w:t>
        </w:r>
        <w:r w:rsidR="007B15A3" w:rsidRPr="008B54AF" w:rsidDel="003F1BBD">
          <w:t xml:space="preserve">Defines </w:t>
        </w:r>
        <w:r w:rsidDel="003F1BBD">
          <w:t xml:space="preserve">a common </w:t>
        </w:r>
        <w:r w:rsidR="00633A24" w:rsidDel="003F1BBD">
          <w:t>metamodel</w:t>
        </w:r>
        <w:r w:rsidDel="003F1BBD">
          <w:t xml:space="preserve"> and notation for modeling and graphically expressing a case, as well as an interchange format for exchanging case models among different tools.</w:t>
        </w:r>
        <w:r w:rsidRPr="008B54AF" w:rsidDel="003F1BBD">
          <w:t xml:space="preserve"> </w:t>
        </w:r>
        <w:r w:rsidRPr="000302BD" w:rsidDel="003F1BBD">
          <w:t xml:space="preserve"> </w:t>
        </w:r>
        <w:r w:rsidR="0082170A" w:rsidDel="003F1BBD">
          <w:fldChar w:fldCharType="begin"/>
        </w:r>
        <w:r w:rsidR="0082170A" w:rsidDel="003F1BBD">
          <w:instrText xml:space="preserve"> HYPERLINK "http://www.omg.org/spec/CMMN/" </w:instrText>
        </w:r>
        <w:r w:rsidR="0082170A" w:rsidDel="003F1BBD">
          <w:fldChar w:fldCharType="separate"/>
        </w:r>
        <w:r w:rsidRPr="009A1808" w:rsidDel="003F1BBD">
          <w:rPr>
            <w:rStyle w:val="Hyperlink"/>
          </w:rPr>
          <w:t>http://www.omg.org/spec/CMMN/</w:t>
        </w:r>
        <w:r w:rsidR="0082170A" w:rsidDel="003F1BBD">
          <w:rPr>
            <w:rStyle w:val="Hyperlink"/>
          </w:rPr>
          <w:fldChar w:fldCharType="end"/>
        </w:r>
        <w:r w:rsidDel="003F1BBD">
          <w:t xml:space="preserve"> </w:t>
        </w:r>
      </w:moveFrom>
    </w:p>
    <w:moveFromRangeEnd w:id="103"/>
    <w:p w14:paraId="179078AE" w14:textId="5B089188" w:rsidR="007B15A3" w:rsidRDefault="007B15A3" w:rsidP="007B15A3">
      <w:pPr>
        <w:pStyle w:val="Body"/>
      </w:pPr>
      <w:r w:rsidRPr="008B54AF">
        <w:rPr>
          <w:b/>
        </w:rPr>
        <w:t xml:space="preserve">Common Warehouse Metamodel (CWM) </w:t>
      </w:r>
      <w:r w:rsidRPr="008B54AF">
        <w:t>Defines a metamodel for managing information within a data warehouse.</w:t>
      </w:r>
      <w:r>
        <w:t xml:space="preserve"> Submitters should indicate how models created from their proposed </w:t>
      </w:r>
      <w:r w:rsidR="00633A24">
        <w:t>metamodel</w:t>
      </w:r>
      <w:r>
        <w:t xml:space="preserve"> can be integrated with CWM-based models to allow the determination of impact and value enhancement resulting from a data warehouse implementation.</w:t>
      </w:r>
      <w:r w:rsidRPr="008B54AF">
        <w:t xml:space="preserve"> </w:t>
      </w:r>
      <w:hyperlink r:id="rId15" w:history="1">
        <w:r w:rsidR="000302BD" w:rsidRPr="000D303B">
          <w:rPr>
            <w:rStyle w:val="Hyperlink"/>
          </w:rPr>
          <w:t>http://www.omg.org/spec/CWM/1.1/</w:t>
        </w:r>
      </w:hyperlink>
      <w:r w:rsidR="000302BD">
        <w:t xml:space="preserve"> </w:t>
      </w:r>
      <w:r w:rsidRPr="008B54AF">
        <w:t xml:space="preserve"> </w:t>
      </w:r>
    </w:p>
    <w:p w14:paraId="1C72692E" w14:textId="77777777" w:rsidR="007B15A3" w:rsidRPr="008B54AF" w:rsidRDefault="007B15A3" w:rsidP="007B15A3">
      <w:pPr>
        <w:pStyle w:val="Heading4"/>
      </w:pPr>
      <w:r>
        <w:t>Nice to have</w:t>
      </w:r>
    </w:p>
    <w:p w14:paraId="6C39C580" w14:textId="622739BF" w:rsidR="007B15A3" w:rsidRPr="00216E4C" w:rsidRDefault="007B15A3" w:rsidP="007B15A3">
      <w:pPr>
        <w:pStyle w:val="Body"/>
        <w:rPr>
          <w:szCs w:val="24"/>
        </w:rPr>
      </w:pPr>
      <w:r w:rsidRPr="000D303B">
        <w:rPr>
          <w:b/>
          <w:szCs w:val="24"/>
        </w:rPr>
        <w:t xml:space="preserve">Knowledge Discovery Metamodel (KDM) </w:t>
      </w:r>
      <w:r w:rsidR="000302BD" w:rsidRPr="00216E4C">
        <w:rPr>
          <w:szCs w:val="24"/>
        </w:rPr>
        <w:t xml:space="preserve">KDM is a common </w:t>
      </w:r>
      <w:r w:rsidR="000302BD" w:rsidRPr="00216E4C">
        <w:rPr>
          <w:iCs/>
          <w:szCs w:val="24"/>
        </w:rPr>
        <w:t>intermediate representation</w:t>
      </w:r>
      <w:r w:rsidR="000302BD" w:rsidRPr="00216E4C">
        <w:rPr>
          <w:szCs w:val="24"/>
        </w:rPr>
        <w:t xml:space="preserve"> for existing software systems and their operating environments that defines common metadata required for deep semantic integration of Application Lifecycle Management tools.</w:t>
      </w:r>
      <w:r w:rsidR="000302BD" w:rsidRPr="000D303B" w:rsidDel="000302BD">
        <w:rPr>
          <w:szCs w:val="24"/>
        </w:rPr>
        <w:t xml:space="preserve"> </w:t>
      </w:r>
      <w:r w:rsidR="000302BD" w:rsidRPr="00216E4C">
        <w:rPr>
          <w:szCs w:val="24"/>
        </w:rPr>
        <w:t>The KDM will be</w:t>
      </w:r>
      <w:r w:rsidRPr="00216E4C">
        <w:rPr>
          <w:szCs w:val="24"/>
        </w:rPr>
        <w:t xml:space="preserve"> important when business architecture is being used to plan a transformation. </w:t>
      </w:r>
      <w:hyperlink r:id="rId16" w:history="1">
        <w:r w:rsidR="000302BD" w:rsidRPr="00216E4C">
          <w:rPr>
            <w:rStyle w:val="Hyperlink"/>
            <w:szCs w:val="24"/>
          </w:rPr>
          <w:t>http://www.omg.org/spec/KDM/1.3/</w:t>
        </w:r>
      </w:hyperlink>
      <w:r w:rsidR="000302BD" w:rsidRPr="00216E4C">
        <w:rPr>
          <w:szCs w:val="24"/>
        </w:rPr>
        <w:t xml:space="preserve"> </w:t>
      </w:r>
      <w:r w:rsidR="000302BD" w:rsidRPr="00216E4C" w:rsidDel="000302BD">
        <w:rPr>
          <w:szCs w:val="24"/>
        </w:rPr>
        <w:t xml:space="preserve"> </w:t>
      </w:r>
      <w:r w:rsidR="000302BD" w:rsidRPr="00216E4C">
        <w:rPr>
          <w:szCs w:val="24"/>
        </w:rPr>
        <w:t xml:space="preserve"> </w:t>
      </w:r>
    </w:p>
    <w:p w14:paraId="572E7180" w14:textId="77777777" w:rsidR="007B15A3" w:rsidRPr="00E500EA" w:rsidRDefault="007B15A3" w:rsidP="007B15A3">
      <w:pPr>
        <w:pStyle w:val="Heading3"/>
      </w:pPr>
      <w:r w:rsidRPr="00E500EA">
        <w:lastRenderedPageBreak/>
        <w:t>Relationship to other OMG Documents and work in progress</w:t>
      </w:r>
    </w:p>
    <w:p w14:paraId="51C50C51" w14:textId="0957941B" w:rsidR="0068062E" w:rsidRPr="004B013D" w:rsidRDefault="007B15A3" w:rsidP="0068062E">
      <w:pPr>
        <w:pStyle w:val="Body"/>
      </w:pPr>
      <w:r w:rsidRPr="00F22029">
        <w:t>Event Metamodel and Profile (EMP).</w:t>
      </w:r>
      <w:r>
        <w:t xml:space="preserve">  This specification is in process.  It will provide a profile and metamodel for modeling the sensing and interpretation of events.  </w:t>
      </w:r>
      <w:hyperlink r:id="rId17" w:history="1">
        <w:r w:rsidR="000302BD" w:rsidRPr="000D303B">
          <w:rPr>
            <w:rStyle w:val="Hyperlink"/>
          </w:rPr>
          <w:t>http://www.omg.org/techprocess/meetings/schedule/Event_Metamodel_and_Profile_(EMP)_RFP.html</w:t>
        </w:r>
      </w:hyperlink>
      <w:r w:rsidR="000302BD">
        <w:t xml:space="preserve"> </w:t>
      </w:r>
      <w:r w:rsidR="0068062E">
        <w:t xml:space="preserve"> </w:t>
      </w:r>
    </w:p>
    <w:p w14:paraId="0F76731E" w14:textId="77777777" w:rsidR="00185908" w:rsidRPr="00E500EA" w:rsidRDefault="00185908" w:rsidP="00185908">
      <w:pPr>
        <w:pStyle w:val="Heading3"/>
      </w:pPr>
      <w:r w:rsidRPr="00E500EA">
        <w:t>Relationship to other OMG Documents and work in progress</w:t>
      </w:r>
    </w:p>
    <w:p w14:paraId="4E2B0AC2" w14:textId="78B41DE6" w:rsidR="00F22029" w:rsidRDefault="00F22029" w:rsidP="00F22029">
      <w:pPr>
        <w:pStyle w:val="Body"/>
      </w:pPr>
      <w:r w:rsidRPr="00F22029">
        <w:rPr>
          <w:b/>
        </w:rPr>
        <w:t>Event Metamodel and Profile (EMP).</w:t>
      </w:r>
      <w:r>
        <w:t xml:space="preserve">  This specification is in process.  It will provide a profile and metamodel for modeling the sensing and interpretation of events.  </w:t>
      </w:r>
      <w:hyperlink r:id="rId18" w:history="1">
        <w:r w:rsidR="000302BD" w:rsidRPr="009A1808">
          <w:rPr>
            <w:rStyle w:val="Hyperlink"/>
          </w:rPr>
          <w:t>http://www.omg.org/techprocess/meetings/schedule/Event_Metamodel_and_Profile_(EMP)_RFP.html</w:t>
        </w:r>
      </w:hyperlink>
      <w:r w:rsidR="000302BD">
        <w:t xml:space="preserve"> </w:t>
      </w:r>
      <w:r>
        <w:t xml:space="preserve">   </w:t>
      </w:r>
    </w:p>
    <w:p w14:paraId="64488B8B" w14:textId="77777777" w:rsidR="00185908" w:rsidRDefault="00185908" w:rsidP="00185908">
      <w:pPr>
        <w:pStyle w:val="Heading2"/>
      </w:pPr>
      <w:r>
        <w:t>Related Non-OMG Activities, Documents and Standards</w:t>
      </w:r>
    </w:p>
    <w:p w14:paraId="4E1E2FE2" w14:textId="77777777" w:rsidR="00744362" w:rsidRDefault="00185908" w:rsidP="00744362">
      <w:pPr>
        <w:pStyle w:val="Heading3"/>
      </w:pPr>
      <w:r>
        <w:t>References</w:t>
      </w:r>
    </w:p>
    <w:p w14:paraId="771FC984" w14:textId="77777777" w:rsidR="005537C5" w:rsidRDefault="008B54AF" w:rsidP="004349DE">
      <w:pPr>
        <w:pStyle w:val="Body"/>
        <w:numPr>
          <w:ilvl w:val="0"/>
          <w:numId w:val="5"/>
        </w:numPr>
      </w:pPr>
      <w:r>
        <w:t>The Open Group Architecture Framework (TOGAF</w:t>
      </w:r>
      <w:r w:rsidR="006858B8" w:rsidRPr="00216E4C">
        <w:rPr>
          <w:vertAlign w:val="superscript"/>
        </w:rPr>
        <w:t>®</w:t>
      </w:r>
      <w:r>
        <w:t>)</w:t>
      </w:r>
      <w:r w:rsidR="006858B8">
        <w:t>, Version 9.1, The Open Group, 2011.</w:t>
      </w:r>
    </w:p>
    <w:p w14:paraId="1982B3AF" w14:textId="77777777" w:rsidR="006858B8" w:rsidRDefault="006858B8" w:rsidP="004349DE">
      <w:pPr>
        <w:pStyle w:val="Body"/>
        <w:numPr>
          <w:ilvl w:val="0"/>
          <w:numId w:val="5"/>
        </w:numPr>
      </w:pPr>
      <w:r>
        <w:t>ArchiMate</w:t>
      </w:r>
      <w:r w:rsidRPr="00216E4C">
        <w:rPr>
          <w:vertAlign w:val="superscript"/>
        </w:rPr>
        <w:t>®</w:t>
      </w:r>
      <w:r>
        <w:t xml:space="preserve"> 2.1 Specification, The Open Group, 2013. </w:t>
      </w:r>
    </w:p>
    <w:p w14:paraId="43572B19" w14:textId="77777777" w:rsidR="00452C6A" w:rsidRDefault="00452C6A">
      <w:pPr>
        <w:pStyle w:val="Heading2"/>
      </w:pPr>
      <w:r>
        <w:t>Mandatory Requirements</w:t>
      </w:r>
    </w:p>
    <w:p w14:paraId="021D3E38" w14:textId="77777777" w:rsidR="00136965" w:rsidRDefault="00136965" w:rsidP="00136965">
      <w:pPr>
        <w:pStyle w:val="Body"/>
      </w:pPr>
      <w:r>
        <w:t>This section defines the requirements that proposals must satisfy.</w:t>
      </w:r>
    </w:p>
    <w:p w14:paraId="17425E08" w14:textId="51DD0507" w:rsidR="00735B8A" w:rsidRDefault="00735B8A" w:rsidP="00216E4C">
      <w:pPr>
        <w:pStyle w:val="Heading3"/>
      </w:pPr>
      <w:r>
        <w:t>General requirements</w:t>
      </w:r>
    </w:p>
    <w:p w14:paraId="36E89F8B" w14:textId="77777777" w:rsidR="00136965" w:rsidRDefault="00136965" w:rsidP="00216E4C">
      <w:pPr>
        <w:pStyle w:val="Heading4"/>
      </w:pPr>
      <w:r>
        <w:t>MOF metamodel</w:t>
      </w:r>
    </w:p>
    <w:p w14:paraId="153D6FFE" w14:textId="77777777" w:rsidR="007549BE" w:rsidRPr="007549BE" w:rsidRDefault="007549BE" w:rsidP="007549BE">
      <w:pPr>
        <w:pStyle w:val="Body"/>
      </w:pPr>
      <w:r>
        <w:t xml:space="preserve">Submissions shall represent </w:t>
      </w:r>
      <w:r w:rsidR="00644EE8">
        <w:t>business architecture</w:t>
      </w:r>
      <w:r w:rsidR="0064228A">
        <w:t xml:space="preserve"> </w:t>
      </w:r>
      <w:r>
        <w:t xml:space="preserve">metamodel </w:t>
      </w:r>
      <w:r w:rsidR="00644EE8">
        <w:t xml:space="preserve">standard </w:t>
      </w:r>
      <w:r>
        <w:t xml:space="preserve">as a MOF </w:t>
      </w:r>
      <w:r w:rsidR="00E43188">
        <w:t>meta</w:t>
      </w:r>
      <w:r>
        <w:t>model.</w:t>
      </w:r>
    </w:p>
    <w:p w14:paraId="70FE1B3E" w14:textId="77777777" w:rsidR="00136965" w:rsidRDefault="00136965" w:rsidP="00216E4C">
      <w:pPr>
        <w:pStyle w:val="Heading4"/>
      </w:pPr>
      <w:r>
        <w:t>Robust representation</w:t>
      </w:r>
    </w:p>
    <w:p w14:paraId="772A03A4" w14:textId="77777777" w:rsidR="00735B8A" w:rsidRDefault="007549BE" w:rsidP="007549BE">
      <w:pPr>
        <w:pStyle w:val="Body"/>
      </w:pPr>
      <w:r>
        <w:t xml:space="preserve">A </w:t>
      </w:r>
      <w:r w:rsidR="00644EE8">
        <w:t>business architecture metamodel standard</w:t>
      </w:r>
      <w:r>
        <w:t xml:space="preserve"> shall provide sufficient detail to represent the </w:t>
      </w:r>
      <w:r w:rsidR="00D73B0E">
        <w:t>common, established concepts used in business architecture today. It shall clearly motivate the inclusion of each of these concepts in the standard.</w:t>
      </w:r>
    </w:p>
    <w:p w14:paraId="5E3AFC5D" w14:textId="11A41B42" w:rsidR="00735B8A" w:rsidRDefault="00735B8A" w:rsidP="00216E4C">
      <w:pPr>
        <w:pStyle w:val="Heading4"/>
      </w:pPr>
      <w:r>
        <w:t>Mechanism for integration with other models</w:t>
      </w:r>
    </w:p>
    <w:p w14:paraId="17F07639" w14:textId="1563F720" w:rsidR="00735B8A" w:rsidRDefault="00735B8A" w:rsidP="00735B8A">
      <w:pPr>
        <w:pStyle w:val="Body"/>
      </w:pPr>
      <w:r>
        <w:t xml:space="preserve">Submissions shall provide a mechanism for integrating a business architecture model instantiated from the submitted </w:t>
      </w:r>
      <w:r w:rsidR="00633A24">
        <w:t>metamodel</w:t>
      </w:r>
      <w:r>
        <w:t xml:space="preserve"> with external models. Submissions must meet at least the following two conditions:</w:t>
      </w:r>
    </w:p>
    <w:p w14:paraId="714AA5A9" w14:textId="370C45F1" w:rsidR="00735B8A" w:rsidRDefault="00735B8A" w:rsidP="00216E4C">
      <w:pPr>
        <w:pStyle w:val="Body"/>
        <w:numPr>
          <w:ilvl w:val="0"/>
          <w:numId w:val="12"/>
        </w:numPr>
      </w:pPr>
      <w:r>
        <w:t xml:space="preserve">Integration with other models instantiated from an OMG MOF-based </w:t>
      </w:r>
      <w:r w:rsidR="00633A24">
        <w:t>metamodel</w:t>
      </w:r>
    </w:p>
    <w:p w14:paraId="24173335" w14:textId="431BF3D9" w:rsidR="00735B8A" w:rsidRDefault="00735B8A" w:rsidP="00216E4C">
      <w:pPr>
        <w:pStyle w:val="Body"/>
        <w:numPr>
          <w:ilvl w:val="0"/>
          <w:numId w:val="12"/>
        </w:numPr>
      </w:pPr>
      <w:r>
        <w:lastRenderedPageBreak/>
        <w:t>Integration with other models whose elements are uniquely id</w:t>
      </w:r>
      <w:r w:rsidR="00AF04E3">
        <w:t>entified by an Uniform</w:t>
      </w:r>
      <w:r>
        <w:t xml:space="preserve"> Resource Identifier</w:t>
      </w:r>
      <w:r w:rsidR="00AF04E3">
        <w:t xml:space="preserve"> (IETF RCC 3986)</w:t>
      </w:r>
    </w:p>
    <w:p w14:paraId="23D525E8" w14:textId="6CE3F4AE" w:rsidR="00AF04E3" w:rsidRDefault="00AF04E3">
      <w:pPr>
        <w:pStyle w:val="Body"/>
      </w:pPr>
      <w:r>
        <w:t xml:space="preserve">An example of such a mechanism would be the incorporation in a </w:t>
      </w:r>
      <w:r w:rsidR="00633A24">
        <w:t>metamodel</w:t>
      </w:r>
      <w:r>
        <w:t xml:space="preserve"> submission of “proxy” elements, whose sole purpose is to represent an element in an external model, and which would contain an identifier, which on presentation to a software program capable of working with the external model, would allow that software program to find and access 1 or 0 elements in that model.</w:t>
      </w:r>
    </w:p>
    <w:p w14:paraId="7092B79E" w14:textId="479B1019" w:rsidR="00DB11AF" w:rsidRDefault="00DB11AF" w:rsidP="00216E4C">
      <w:pPr>
        <w:pStyle w:val="Heading4"/>
      </w:pPr>
      <w:r>
        <w:t>Element properties</w:t>
      </w:r>
    </w:p>
    <w:p w14:paraId="1128AFC7" w14:textId="002EB804" w:rsidR="00AF04E3" w:rsidRDefault="00AF04E3" w:rsidP="00216E4C">
      <w:pPr>
        <w:ind w:left="900"/>
      </w:pPr>
      <w:r>
        <w:t xml:space="preserve">All model elements instantiable from the proposed </w:t>
      </w:r>
      <w:r w:rsidR="00633A24">
        <w:t>metamodel</w:t>
      </w:r>
      <w:r>
        <w:t xml:space="preserve"> must have a label and a description and an ability to be tagged</w:t>
      </w:r>
      <w:r w:rsidR="00DB11AF">
        <w:t xml:space="preserve"> with a simple property-value list.</w:t>
      </w:r>
    </w:p>
    <w:p w14:paraId="312C262F" w14:textId="05C1B564" w:rsidR="00DB11AF" w:rsidRDefault="00DB11AF" w:rsidP="00216E4C">
      <w:pPr>
        <w:pStyle w:val="Heading4"/>
      </w:pPr>
      <w:r>
        <w:t>Model Reuse</w:t>
      </w:r>
    </w:p>
    <w:p w14:paraId="32D6A4A4" w14:textId="1B562E39" w:rsidR="00DB11AF" w:rsidRDefault="00DB11AF" w:rsidP="00216E4C">
      <w:pPr>
        <w:ind w:left="900"/>
      </w:pPr>
      <w:r>
        <w:t xml:space="preserve">In order to facilitate model reuse, </w:t>
      </w:r>
      <w:r w:rsidR="00633A24">
        <w:t>metamodel</w:t>
      </w:r>
      <w:r>
        <w:t xml:space="preserve"> submissions must provide for both abstract and concrete versions of model elements. Abstract model elements should be reusable across businesses of the same type, while concrete model elements should represent parts of a specific business. Concrete model elements shall be associated with at most one abstract model element.</w:t>
      </w:r>
    </w:p>
    <w:p w14:paraId="32095781" w14:textId="07BD3E5B" w:rsidR="0015353B" w:rsidRDefault="0015353B" w:rsidP="00216E4C">
      <w:pPr>
        <w:pStyle w:val="Heading4"/>
      </w:pPr>
      <w:r>
        <w:t>Model representation target</w:t>
      </w:r>
    </w:p>
    <w:p w14:paraId="6053BE6D" w14:textId="54380019" w:rsidR="0015353B" w:rsidRDefault="0015353B" w:rsidP="00216E4C">
      <w:pPr>
        <w:ind w:left="900"/>
      </w:pPr>
      <w:r>
        <w:t xml:space="preserve">The models instantiated from the proposed </w:t>
      </w:r>
      <w:r w:rsidR="00633A24">
        <w:t>metamodel</w:t>
      </w:r>
      <w:r>
        <w:t xml:space="preserve"> shall represent a business or a set of related businesses (e.g. a virtual enterprise) or a set of similar businesses (e.g. competitors in a marketplace) or a set of similar, related businesses. The term “business” is defined as in </w:t>
      </w:r>
      <w:hyperlink r:id="rId19" w:history="1">
        <w:r w:rsidR="00121066" w:rsidRPr="00121066">
          <w:rPr>
            <w:rStyle w:val="Hyperlink"/>
          </w:rPr>
          <w:t>https://en.wikipedia.org/wiki/Business</w:t>
        </w:r>
      </w:hyperlink>
      <w:r w:rsidR="00121066">
        <w:t>.</w:t>
      </w:r>
    </w:p>
    <w:p w14:paraId="3F3BB88E" w14:textId="2389DB41" w:rsidR="00DB11AF" w:rsidRPr="00DB11AF" w:rsidRDefault="00AF04E3" w:rsidP="00216E4C">
      <w:pPr>
        <w:pStyle w:val="Heading3"/>
      </w:pPr>
      <w:r>
        <w:t>Content requirements</w:t>
      </w:r>
    </w:p>
    <w:p w14:paraId="7AAD113F" w14:textId="5C7B8669" w:rsidR="0015353B" w:rsidRDefault="0015353B" w:rsidP="00216E4C">
      <w:pPr>
        <w:pStyle w:val="Heading4"/>
      </w:pPr>
      <w:r>
        <w:t>Capability modeling</w:t>
      </w:r>
    </w:p>
    <w:p w14:paraId="58A7CD0D" w14:textId="03689A93" w:rsidR="00AF04E3" w:rsidRPr="00AF04E3" w:rsidRDefault="00AF04E3" w:rsidP="00216E4C">
      <w:pPr>
        <w:ind w:left="900"/>
      </w:pPr>
      <w:r>
        <w:t xml:space="preserve">The submitted </w:t>
      </w:r>
      <w:r w:rsidR="00633A24">
        <w:t>metamodel</w:t>
      </w:r>
      <w:r>
        <w:t xml:space="preserve"> shall be capable of instantiating a capability model such that capabilities may be arranged in a hierarchy (a singly rooted tree whose nodes have at most one parent).</w:t>
      </w:r>
    </w:p>
    <w:p w14:paraId="09E052F9" w14:textId="36F1552E" w:rsidR="0015353B" w:rsidRDefault="0015353B" w:rsidP="00216E4C">
      <w:pPr>
        <w:pStyle w:val="Heading4"/>
      </w:pPr>
      <w:r>
        <w:t>Value modeling</w:t>
      </w:r>
    </w:p>
    <w:p w14:paraId="5F680DA9" w14:textId="69FBF3C3" w:rsidR="007549BE" w:rsidRDefault="00DB11AF" w:rsidP="00216E4C">
      <w:pPr>
        <w:ind w:left="900"/>
      </w:pPr>
      <w:r>
        <w:t xml:space="preserve">The submitted </w:t>
      </w:r>
      <w:r w:rsidR="00633A24">
        <w:t>metamodel</w:t>
      </w:r>
      <w:r>
        <w:t xml:space="preserve"> shall be capable of</w:t>
      </w:r>
      <w:r w:rsidR="00121066">
        <w:t xml:space="preserve"> instantiating models</w:t>
      </w:r>
      <w:r>
        <w:t xml:space="preserve"> representing sequences of value creating activities, together with representations of the value items created and the stakeholder roles who receive those value items.</w:t>
      </w:r>
    </w:p>
    <w:p w14:paraId="7503E8DD" w14:textId="77777777" w:rsidR="0015353B" w:rsidRDefault="0015353B" w:rsidP="00216E4C">
      <w:pPr>
        <w:ind w:left="900"/>
      </w:pPr>
    </w:p>
    <w:p w14:paraId="667CC545" w14:textId="5BA8C7C0" w:rsidR="0015353B" w:rsidRDefault="0015353B" w:rsidP="00216E4C">
      <w:pPr>
        <w:ind w:left="900"/>
      </w:pPr>
      <w:r>
        <w:t>A value creating activity shall be associated with zero or more capabilities in an associated capability model of the same business or set of businesses.</w:t>
      </w:r>
    </w:p>
    <w:p w14:paraId="5094C0A1" w14:textId="3D1CF591" w:rsidR="00121066" w:rsidRDefault="00121066" w:rsidP="00216E4C">
      <w:pPr>
        <w:pStyle w:val="Heading4"/>
      </w:pPr>
      <w:r>
        <w:t>Organization modeling</w:t>
      </w:r>
    </w:p>
    <w:p w14:paraId="4142DCCA" w14:textId="43929D7D" w:rsidR="00121066" w:rsidRDefault="00121066" w:rsidP="00216E4C">
      <w:pPr>
        <w:ind w:left="900"/>
      </w:pPr>
      <w:r>
        <w:lastRenderedPageBreak/>
        <w:t xml:space="preserve">The submitted </w:t>
      </w:r>
      <w:r w:rsidR="00633A24">
        <w:t>metamodel</w:t>
      </w:r>
      <w:r>
        <w:t xml:space="preserve"> shall be capable of instantiating models of organization structures of various types, including command and control structures and collaboration structures. Stakeholder roles from value models shall be </w:t>
      </w:r>
      <w:r w:rsidR="000302BD">
        <w:t>aligned to</w:t>
      </w:r>
      <w:r>
        <w:t xml:space="preserve"> organization models. Organization models shall include roles representing direction and control of capabilities and value creating activities.</w:t>
      </w:r>
    </w:p>
    <w:p w14:paraId="3842196E" w14:textId="2C2294DE" w:rsidR="00121066" w:rsidRDefault="00121066" w:rsidP="00216E4C">
      <w:pPr>
        <w:pStyle w:val="Heading4"/>
      </w:pPr>
      <w:r>
        <w:t>Information modeling</w:t>
      </w:r>
    </w:p>
    <w:p w14:paraId="09FF8F21" w14:textId="6AB0976E" w:rsidR="00121066" w:rsidRPr="007549BE" w:rsidRDefault="00121066" w:rsidP="00216E4C">
      <w:pPr>
        <w:ind w:left="900"/>
      </w:pPr>
      <w:r>
        <w:t xml:space="preserve">The submitted </w:t>
      </w:r>
      <w:r w:rsidR="00633A24">
        <w:t>metamodel</w:t>
      </w:r>
      <w:r>
        <w:t xml:space="preserve"> shall be capable of instantiating models of information, and of associations of information model elements to capabilities </w:t>
      </w:r>
      <w:r w:rsidR="005D1995">
        <w:t xml:space="preserve">representing business components </w:t>
      </w:r>
      <w:r>
        <w:t>which use and create the</w:t>
      </w:r>
      <w:r w:rsidR="005D1995">
        <w:t xml:space="preserve"> information. The instantiated models should be capable of representing the aggregation of information and the derivation of information from other information</w:t>
      </w:r>
    </w:p>
    <w:p w14:paraId="642113EE" w14:textId="77777777" w:rsidR="00452C6A" w:rsidRDefault="00452C6A">
      <w:pPr>
        <w:pStyle w:val="Heading2"/>
      </w:pPr>
      <w:r>
        <w:t>Optional Requirements</w:t>
      </w:r>
    </w:p>
    <w:p w14:paraId="64067723" w14:textId="77777777" w:rsidR="00682C42" w:rsidRPr="00216E4C" w:rsidRDefault="0041091F" w:rsidP="003E5B5A">
      <w:pPr>
        <w:pStyle w:val="Heading3"/>
        <w:rPr>
          <w:i/>
        </w:rPr>
      </w:pPr>
      <w:r w:rsidRPr="00216E4C">
        <w:rPr>
          <w:i/>
        </w:rPr>
        <w:t>N</w:t>
      </w:r>
      <w:r w:rsidR="00682C42" w:rsidRPr="00216E4C">
        <w:rPr>
          <w:i/>
        </w:rPr>
        <w:t>ormative views and notations</w:t>
      </w:r>
    </w:p>
    <w:p w14:paraId="67156635" w14:textId="2539252B" w:rsidR="00682C42" w:rsidRDefault="00682C42" w:rsidP="00682C42">
      <w:pPr>
        <w:pStyle w:val="Body"/>
      </w:pPr>
      <w:r>
        <w:t xml:space="preserve">Submissions may include normative views and notations for expressing </w:t>
      </w:r>
      <w:r w:rsidR="00644EE8">
        <w:t xml:space="preserve">business architecture </w:t>
      </w:r>
      <w:r w:rsidR="005D1995">
        <w:t>models.</w:t>
      </w:r>
    </w:p>
    <w:p w14:paraId="41ED7702" w14:textId="738A73E7" w:rsidR="00755D73" w:rsidRDefault="005D1995" w:rsidP="00216E4C">
      <w:pPr>
        <w:pStyle w:val="Heading3"/>
      </w:pPr>
      <w:r w:rsidRPr="00216E4C">
        <w:t>Integration with</w:t>
      </w:r>
      <w:r>
        <w:t xml:space="preserve"> strategy models as expressed by the Business Motivation </w:t>
      </w:r>
      <w:r w:rsidR="00633A24">
        <w:t>Metamodel</w:t>
      </w:r>
      <w:r>
        <w:t xml:space="preserve"> (OMG BMM 1.3 </w:t>
      </w:r>
      <w:hyperlink r:id="rId20" w:history="1">
        <w:r w:rsidRPr="005D1995">
          <w:rPr>
            <w:rStyle w:val="Hyperlink"/>
          </w:rPr>
          <w:t>http://www.omg.org/spec/BMM/1.3/</w:t>
        </w:r>
      </w:hyperlink>
      <w:r w:rsidR="0001291F">
        <w:t>)</w:t>
      </w:r>
      <w:r w:rsidRPr="00216E4C">
        <w:t xml:space="preserve"> </w:t>
      </w:r>
    </w:p>
    <w:p w14:paraId="3CE90502" w14:textId="5271FEE8" w:rsidR="00755D73" w:rsidRPr="00216E4C" w:rsidRDefault="00755D73" w:rsidP="00216E4C">
      <w:pPr>
        <w:pStyle w:val="Heading3"/>
        <w:rPr>
          <w:i/>
          <w:szCs w:val="24"/>
        </w:rPr>
      </w:pPr>
      <w:r w:rsidRPr="00216E4C">
        <w:rPr>
          <w:i/>
          <w:szCs w:val="24"/>
        </w:rPr>
        <w:t>Point-in-Time Snapshots</w:t>
      </w:r>
    </w:p>
    <w:p w14:paraId="27A0688B" w14:textId="02FF9E4F" w:rsidR="00154406" w:rsidRPr="000302BD" w:rsidRDefault="00755D73" w:rsidP="00216E4C">
      <w:pPr>
        <w:pStyle w:val="Heading3"/>
        <w:numPr>
          <w:ilvl w:val="0"/>
          <w:numId w:val="0"/>
        </w:numPr>
        <w:ind w:left="864"/>
        <w:rPr>
          <w:szCs w:val="24"/>
        </w:rPr>
      </w:pPr>
      <w:r w:rsidRPr="000302BD">
        <w:rPr>
          <w:szCs w:val="24"/>
        </w:rPr>
        <w:t xml:space="preserve">The submission </w:t>
      </w:r>
      <w:r w:rsidRPr="00216E4C">
        <w:rPr>
          <w:szCs w:val="24"/>
        </w:rPr>
        <w:t>shall provide for the definition of “snapshots” – point in time pictures of a business and its environment, comparison and contrast of those snapshots in time, and a basis for pattern recognition and trend analysis through using these incremental snapshots.</w:t>
      </w:r>
    </w:p>
    <w:p w14:paraId="4FD75C69" w14:textId="77777777" w:rsidR="00452C6A" w:rsidRDefault="00452C6A">
      <w:pPr>
        <w:pStyle w:val="Heading2"/>
      </w:pPr>
      <w:r>
        <w:t>Issues to be discussed</w:t>
      </w:r>
    </w:p>
    <w:p w14:paraId="1400FFAA" w14:textId="77777777" w:rsidR="003E5B5A" w:rsidRDefault="003E5B5A" w:rsidP="003E5B5A">
      <w:pPr>
        <w:pStyle w:val="Heading3"/>
      </w:pPr>
      <w:r>
        <w:t>Views supported</w:t>
      </w:r>
    </w:p>
    <w:p w14:paraId="055CD63B" w14:textId="77777777" w:rsidR="00682C42" w:rsidRPr="00682C42" w:rsidRDefault="00682C42" w:rsidP="00682C42">
      <w:pPr>
        <w:pStyle w:val="Body"/>
      </w:pPr>
      <w:r>
        <w:t xml:space="preserve">Submitters shall discuss the users and content characteristics of views that are supported by </w:t>
      </w:r>
      <w:r w:rsidR="00644EE8">
        <w:t>business architecture metamodel standard</w:t>
      </w:r>
      <w:r>
        <w:t>s.</w:t>
      </w:r>
    </w:p>
    <w:p w14:paraId="5593551F" w14:textId="30FD9DD4" w:rsidR="00682C42" w:rsidRDefault="0001291F" w:rsidP="003E5B5A">
      <w:pPr>
        <w:pStyle w:val="Heading3"/>
      </w:pPr>
      <w:r>
        <w:t>Business modeling scenario</w:t>
      </w:r>
    </w:p>
    <w:p w14:paraId="396FBAD8" w14:textId="6B97AA14" w:rsidR="004844CE" w:rsidRDefault="0001291F">
      <w:pPr>
        <w:pStyle w:val="Body"/>
      </w:pPr>
      <w:r>
        <w:t>Submissions shall present a scenario for modeling (part of) a hypothetical business to show how they intend for the modeling elements to be used in diagnosing problems in a business, or in planning a business transformation. Submitters may assume the existence of external models to provide detail that is not provided by the business architecture model, provided that they show how such models are aligned with the business architecture model.</w:t>
      </w:r>
    </w:p>
    <w:p w14:paraId="0E5FC990" w14:textId="77777777" w:rsidR="00452C6A" w:rsidRDefault="00452C6A">
      <w:pPr>
        <w:pStyle w:val="Heading2"/>
      </w:pPr>
      <w:r>
        <w:lastRenderedPageBreak/>
        <w:t>Evaluation Criteria</w:t>
      </w:r>
    </w:p>
    <w:p w14:paraId="0BC44BAB" w14:textId="77777777" w:rsidR="003E5B5A" w:rsidRDefault="003E5B5A" w:rsidP="005F4EAE">
      <w:pPr>
        <w:pStyle w:val="Heading3"/>
      </w:pPr>
      <w:r>
        <w:t>Compliance with requirements</w:t>
      </w:r>
    </w:p>
    <w:p w14:paraId="04979500" w14:textId="6DAA14F1" w:rsidR="005F4EAE" w:rsidRPr="005F4EAE" w:rsidRDefault="005F4EAE" w:rsidP="005F4EAE">
      <w:pPr>
        <w:pStyle w:val="Body"/>
      </w:pPr>
      <w:r>
        <w:t xml:space="preserve">Submissions will be </w:t>
      </w:r>
      <w:r w:rsidR="00474ED5">
        <w:t>e</w:t>
      </w:r>
      <w:r>
        <w:t>valuated on their compliance with requirements.</w:t>
      </w:r>
    </w:p>
    <w:p w14:paraId="463BC51E" w14:textId="77777777" w:rsidR="005F4EAE" w:rsidRDefault="005F4EAE" w:rsidP="005F4EAE">
      <w:pPr>
        <w:pStyle w:val="Heading3"/>
      </w:pPr>
      <w:r>
        <w:t>Added value</w:t>
      </w:r>
    </w:p>
    <w:p w14:paraId="7E05D880" w14:textId="77777777" w:rsidR="005F4EAE" w:rsidRPr="005F4EAE" w:rsidRDefault="005F4EAE" w:rsidP="005F4EAE">
      <w:pPr>
        <w:pStyle w:val="Body"/>
      </w:pPr>
      <w:r>
        <w:t>Submissions will be evaluated on the added value the modeling capabilities will bring to business analys</w:t>
      </w:r>
      <w:r w:rsidR="0004292B">
        <w:t>is, planning and decision-making</w:t>
      </w:r>
      <w:r>
        <w:t>.</w:t>
      </w:r>
    </w:p>
    <w:p w14:paraId="414FA714" w14:textId="77777777" w:rsidR="00FB4928" w:rsidRPr="00FB4928" w:rsidRDefault="003E5B5A" w:rsidP="00FB4928">
      <w:pPr>
        <w:pStyle w:val="Heading3"/>
      </w:pPr>
      <w:r>
        <w:t>Illustrative use cases</w:t>
      </w:r>
    </w:p>
    <w:p w14:paraId="27C9786B" w14:textId="77777777" w:rsidR="005F4EAE" w:rsidRPr="005F4EAE" w:rsidRDefault="005F4EAE" w:rsidP="005F4EAE">
      <w:pPr>
        <w:pStyle w:val="Body"/>
      </w:pPr>
      <w:r>
        <w:t xml:space="preserve">Submissions will be evaluated based </w:t>
      </w:r>
      <w:r w:rsidR="0004292B">
        <w:t xml:space="preserve">the business value that is demonstrated with </w:t>
      </w:r>
      <w:r w:rsidR="00DF664E">
        <w:t>examples</w:t>
      </w:r>
      <w:r w:rsidR="0004292B">
        <w:t xml:space="preserve">.  </w:t>
      </w:r>
    </w:p>
    <w:p w14:paraId="771D65A7" w14:textId="77777777" w:rsidR="00452C6A" w:rsidRDefault="00452C6A">
      <w:pPr>
        <w:pStyle w:val="Heading2"/>
      </w:pPr>
      <w:r>
        <w:t>Other information unique to this RFP</w:t>
      </w:r>
    </w:p>
    <w:p w14:paraId="3DD1AE21" w14:textId="77777777" w:rsidR="000F2EF7" w:rsidRPr="000F2EF7" w:rsidRDefault="000F2EF7" w:rsidP="000F2EF7">
      <w:pPr>
        <w:pStyle w:val="Body"/>
      </w:pPr>
      <w:r>
        <w:t>None</w:t>
      </w:r>
    </w:p>
    <w:p w14:paraId="30120892" w14:textId="77777777" w:rsidR="00452C6A" w:rsidRDefault="00452C6A">
      <w:pPr>
        <w:pStyle w:val="Heading2"/>
      </w:pPr>
      <w:r>
        <w:t>RFP Timetable</w:t>
      </w:r>
    </w:p>
    <w:p w14:paraId="3EDFA80C" w14:textId="77777777" w:rsidR="00452C6A" w:rsidRDefault="00452C6A">
      <w:pPr>
        <w:pStyle w:val="Body"/>
        <w:ind w:left="0"/>
      </w:pPr>
      <w:r>
        <w:t xml:space="preserve">The timetable for this RFP is given below. Note that the TF or its parent TC may, in certain circumstances, extend deadlines while the RFP is running, or may elect to have more than one Revised Submission step. The latest timetable can always be found at the OMG </w:t>
      </w:r>
      <w:r>
        <w:rPr>
          <w:i/>
        </w:rPr>
        <w:t>Work In Progress</w:t>
      </w:r>
      <w:r>
        <w:t xml:space="preserve"> page at </w:t>
      </w:r>
      <w:hyperlink r:id="rId21" w:history="1">
        <w:r>
          <w:rPr>
            <w:rStyle w:val="Hyperlink"/>
          </w:rPr>
          <w:t>http://www.omg.org/schedules</w:t>
        </w:r>
      </w:hyperlink>
      <w:r>
        <w:t>/ under the item identified by the name of this RFP. Note that “&lt;month&gt;” and “&lt;approximate month&gt;” is the name of the month spelled out; e.g., January.</w:t>
      </w:r>
    </w:p>
    <w:p w14:paraId="253EBA7D" w14:textId="77777777" w:rsidR="00452C6A" w:rsidRDefault="00452C6A">
      <w:pPr>
        <w:pStyle w:val="Body"/>
        <w:spacing w:before="0" w:after="0"/>
        <w:ind w:left="0"/>
      </w:pPr>
    </w:p>
    <w:tbl>
      <w:tblPr>
        <w:tblW w:w="0" w:type="auto"/>
        <w:tblInd w:w="120" w:type="dxa"/>
        <w:tblLayout w:type="fixed"/>
        <w:tblCellMar>
          <w:left w:w="120" w:type="dxa"/>
          <w:right w:w="120" w:type="dxa"/>
        </w:tblCellMar>
        <w:tblLook w:val="0000" w:firstRow="0" w:lastRow="0" w:firstColumn="0" w:lastColumn="0" w:noHBand="0" w:noVBand="0"/>
      </w:tblPr>
      <w:tblGrid>
        <w:gridCol w:w="4186"/>
        <w:gridCol w:w="2880"/>
      </w:tblGrid>
      <w:tr w:rsidR="00452C6A" w14:paraId="1D6ADBED" w14:textId="77777777">
        <w:tc>
          <w:tcPr>
            <w:tcW w:w="4186" w:type="dxa"/>
            <w:tcBorders>
              <w:top w:val="single" w:sz="2" w:space="0" w:color="auto"/>
              <w:left w:val="single" w:sz="2" w:space="0" w:color="auto"/>
              <w:bottom w:val="double" w:sz="6" w:space="0" w:color="auto"/>
              <w:right w:val="single" w:sz="2" w:space="0" w:color="auto"/>
            </w:tcBorders>
          </w:tcPr>
          <w:p w14:paraId="728516FD" w14:textId="77777777" w:rsidR="00452C6A" w:rsidRDefault="00452C6A">
            <w:pPr>
              <w:pStyle w:val="CellHeading"/>
              <w:jc w:val="center"/>
              <w:rPr>
                <w:rFonts w:ascii="Times" w:hAnsi="Times"/>
                <w:b w:val="0"/>
                <w:i/>
              </w:rPr>
            </w:pPr>
            <w:r>
              <w:t>Event or Activity</w:t>
            </w:r>
          </w:p>
        </w:tc>
        <w:tc>
          <w:tcPr>
            <w:tcW w:w="2880" w:type="dxa"/>
            <w:tcBorders>
              <w:top w:val="single" w:sz="2" w:space="0" w:color="auto"/>
              <w:left w:val="single" w:sz="2" w:space="0" w:color="auto"/>
              <w:bottom w:val="double" w:sz="6" w:space="0" w:color="auto"/>
              <w:right w:val="single" w:sz="2" w:space="0" w:color="auto"/>
            </w:tcBorders>
          </w:tcPr>
          <w:p w14:paraId="76CFCFFC" w14:textId="77777777" w:rsidR="00452C6A" w:rsidRDefault="00452C6A">
            <w:pPr>
              <w:pStyle w:val="CellHeading"/>
              <w:jc w:val="center"/>
            </w:pPr>
            <w:r>
              <w:t>Actual Date</w:t>
            </w:r>
          </w:p>
        </w:tc>
      </w:tr>
      <w:tr w:rsidR="00452C6A" w14:paraId="2BD84EA7" w14:textId="77777777">
        <w:tc>
          <w:tcPr>
            <w:tcW w:w="4186" w:type="dxa"/>
            <w:tcBorders>
              <w:top w:val="double" w:sz="6" w:space="0" w:color="auto"/>
              <w:left w:val="single" w:sz="2" w:space="0" w:color="auto"/>
              <w:bottom w:val="single" w:sz="2" w:space="0" w:color="auto"/>
              <w:right w:val="single" w:sz="2" w:space="0" w:color="auto"/>
            </w:tcBorders>
          </w:tcPr>
          <w:p w14:paraId="2783E3CC" w14:textId="77777777" w:rsidR="00452C6A" w:rsidRDefault="00452C6A">
            <w:pPr>
              <w:pStyle w:val="CellBody"/>
            </w:pPr>
            <w:r>
              <w:t>Preparation of RFP by TF</w:t>
            </w:r>
          </w:p>
        </w:tc>
        <w:tc>
          <w:tcPr>
            <w:tcW w:w="2880" w:type="dxa"/>
            <w:tcBorders>
              <w:top w:val="double" w:sz="6" w:space="0" w:color="auto"/>
              <w:left w:val="single" w:sz="2" w:space="0" w:color="auto"/>
              <w:bottom w:val="single" w:sz="2" w:space="0" w:color="auto"/>
              <w:right w:val="single" w:sz="2" w:space="0" w:color="auto"/>
            </w:tcBorders>
          </w:tcPr>
          <w:p w14:paraId="09C6D4A4" w14:textId="300F0B2F" w:rsidR="00452C6A" w:rsidRDefault="00474ED5">
            <w:pPr>
              <w:pStyle w:val="CellBody"/>
            </w:pPr>
            <w:r>
              <w:t>Nov. 5, 2015</w:t>
            </w:r>
          </w:p>
        </w:tc>
      </w:tr>
      <w:tr w:rsidR="00452C6A" w14:paraId="4EE2AC9B" w14:textId="77777777">
        <w:tc>
          <w:tcPr>
            <w:tcW w:w="4186" w:type="dxa"/>
            <w:tcBorders>
              <w:top w:val="single" w:sz="2" w:space="0" w:color="auto"/>
              <w:left w:val="single" w:sz="2" w:space="0" w:color="auto"/>
              <w:bottom w:val="single" w:sz="2" w:space="0" w:color="auto"/>
              <w:right w:val="single" w:sz="2" w:space="0" w:color="auto"/>
            </w:tcBorders>
          </w:tcPr>
          <w:p w14:paraId="244E238D" w14:textId="77777777" w:rsidR="00452C6A" w:rsidRDefault="00452C6A">
            <w:pPr>
              <w:pStyle w:val="CellBody"/>
            </w:pPr>
            <w:r>
              <w:t>RFP placed on OMG document server</w:t>
            </w:r>
          </w:p>
        </w:tc>
        <w:tc>
          <w:tcPr>
            <w:tcW w:w="2880" w:type="dxa"/>
            <w:tcBorders>
              <w:top w:val="single" w:sz="2" w:space="0" w:color="auto"/>
              <w:left w:val="single" w:sz="2" w:space="0" w:color="auto"/>
              <w:bottom w:val="single" w:sz="2" w:space="0" w:color="auto"/>
              <w:right w:val="single" w:sz="2" w:space="0" w:color="auto"/>
            </w:tcBorders>
          </w:tcPr>
          <w:p w14:paraId="64B6AB9E" w14:textId="19716A9F" w:rsidR="00452C6A" w:rsidRDefault="00474ED5" w:rsidP="000D303B">
            <w:pPr>
              <w:pStyle w:val="CellBody"/>
            </w:pPr>
            <w:r>
              <w:t>Nov. 9, 2015</w:t>
            </w:r>
          </w:p>
        </w:tc>
      </w:tr>
      <w:tr w:rsidR="00452C6A" w14:paraId="09C813F1" w14:textId="77777777">
        <w:tc>
          <w:tcPr>
            <w:tcW w:w="4186" w:type="dxa"/>
            <w:tcBorders>
              <w:top w:val="single" w:sz="2" w:space="0" w:color="auto"/>
              <w:left w:val="single" w:sz="2" w:space="0" w:color="auto"/>
              <w:bottom w:val="single" w:sz="2" w:space="0" w:color="auto"/>
              <w:right w:val="single" w:sz="2" w:space="0" w:color="auto"/>
            </w:tcBorders>
          </w:tcPr>
          <w:p w14:paraId="690498D6" w14:textId="77777777" w:rsidR="00452C6A" w:rsidRDefault="00452C6A">
            <w:pPr>
              <w:pStyle w:val="CellBody"/>
            </w:pPr>
            <w:r>
              <w:t>Approval of RFP by Architecture Board</w:t>
            </w:r>
          </w:p>
          <w:p w14:paraId="70684479" w14:textId="77777777" w:rsidR="00452C6A" w:rsidRDefault="00452C6A">
            <w:pPr>
              <w:pStyle w:val="CellBody"/>
            </w:pPr>
            <w:r>
              <w:t>Review by TC</w:t>
            </w:r>
          </w:p>
        </w:tc>
        <w:tc>
          <w:tcPr>
            <w:tcW w:w="2880" w:type="dxa"/>
            <w:tcBorders>
              <w:top w:val="single" w:sz="2" w:space="0" w:color="auto"/>
              <w:left w:val="single" w:sz="2" w:space="0" w:color="auto"/>
              <w:bottom w:val="single" w:sz="2" w:space="0" w:color="auto"/>
              <w:right w:val="single" w:sz="2" w:space="0" w:color="auto"/>
            </w:tcBorders>
          </w:tcPr>
          <w:p w14:paraId="6B17C406" w14:textId="77777777" w:rsidR="00452C6A" w:rsidRDefault="00452C6A">
            <w:pPr>
              <w:pStyle w:val="CellBody"/>
            </w:pPr>
          </w:p>
        </w:tc>
      </w:tr>
      <w:tr w:rsidR="00452C6A" w14:paraId="051BC7F9" w14:textId="77777777">
        <w:tc>
          <w:tcPr>
            <w:tcW w:w="4186" w:type="dxa"/>
            <w:tcBorders>
              <w:top w:val="single" w:sz="2" w:space="0" w:color="auto"/>
              <w:left w:val="single" w:sz="2" w:space="0" w:color="auto"/>
              <w:bottom w:val="single" w:sz="2" w:space="0" w:color="auto"/>
              <w:right w:val="single" w:sz="2" w:space="0" w:color="auto"/>
            </w:tcBorders>
          </w:tcPr>
          <w:p w14:paraId="5BB1BE78" w14:textId="77777777" w:rsidR="00452C6A" w:rsidRDefault="00452C6A">
            <w:pPr>
              <w:pStyle w:val="CellBody"/>
            </w:pPr>
            <w:r>
              <w:t>TC votes to issue RFP</w:t>
            </w:r>
          </w:p>
        </w:tc>
        <w:tc>
          <w:tcPr>
            <w:tcW w:w="2880" w:type="dxa"/>
            <w:tcBorders>
              <w:top w:val="single" w:sz="2" w:space="0" w:color="auto"/>
              <w:left w:val="single" w:sz="2" w:space="0" w:color="auto"/>
              <w:bottom w:val="single" w:sz="2" w:space="0" w:color="auto"/>
              <w:right w:val="single" w:sz="2" w:space="0" w:color="auto"/>
            </w:tcBorders>
          </w:tcPr>
          <w:p w14:paraId="4CE4EB18" w14:textId="77777777" w:rsidR="00452C6A" w:rsidRDefault="00452C6A">
            <w:pPr>
              <w:pStyle w:val="CellBody"/>
            </w:pPr>
          </w:p>
        </w:tc>
      </w:tr>
      <w:tr w:rsidR="00452C6A" w14:paraId="7224F170" w14:textId="77777777">
        <w:tc>
          <w:tcPr>
            <w:tcW w:w="4186" w:type="dxa"/>
            <w:tcBorders>
              <w:top w:val="single" w:sz="2" w:space="0" w:color="auto"/>
              <w:left w:val="single" w:sz="2" w:space="0" w:color="auto"/>
              <w:bottom w:val="single" w:sz="2" w:space="0" w:color="auto"/>
              <w:right w:val="single" w:sz="2" w:space="0" w:color="auto"/>
            </w:tcBorders>
          </w:tcPr>
          <w:p w14:paraId="15D33D2D" w14:textId="77777777" w:rsidR="00452C6A" w:rsidRDefault="00452C6A">
            <w:pPr>
              <w:pStyle w:val="CellBody"/>
            </w:pPr>
            <w:r>
              <w:t>LOI to submit to RFP due</w:t>
            </w:r>
          </w:p>
        </w:tc>
        <w:tc>
          <w:tcPr>
            <w:tcW w:w="2880" w:type="dxa"/>
            <w:tcBorders>
              <w:top w:val="single" w:sz="2" w:space="0" w:color="auto"/>
              <w:left w:val="single" w:sz="2" w:space="0" w:color="auto"/>
              <w:bottom w:val="single" w:sz="2" w:space="0" w:color="auto"/>
              <w:right w:val="single" w:sz="2" w:space="0" w:color="auto"/>
            </w:tcBorders>
          </w:tcPr>
          <w:p w14:paraId="63DEB725" w14:textId="77777777" w:rsidR="00452C6A" w:rsidRDefault="00452C6A">
            <w:pPr>
              <w:pStyle w:val="CellBody"/>
            </w:pPr>
          </w:p>
        </w:tc>
      </w:tr>
      <w:tr w:rsidR="00452C6A" w14:paraId="0EBC7B50" w14:textId="77777777">
        <w:tc>
          <w:tcPr>
            <w:tcW w:w="4186" w:type="dxa"/>
            <w:tcBorders>
              <w:top w:val="single" w:sz="2" w:space="0" w:color="auto"/>
              <w:left w:val="single" w:sz="2" w:space="0" w:color="auto"/>
              <w:bottom w:val="single" w:sz="2" w:space="0" w:color="auto"/>
              <w:right w:val="single" w:sz="2" w:space="0" w:color="auto"/>
            </w:tcBorders>
          </w:tcPr>
          <w:p w14:paraId="0E4F3E37" w14:textId="77777777" w:rsidR="00452C6A" w:rsidRDefault="00452C6A">
            <w:pPr>
              <w:pStyle w:val="CellBody"/>
            </w:pPr>
            <w:r>
              <w:t>Initial Submissions due and placed on OMG document server (“Three week rule”)</w:t>
            </w:r>
          </w:p>
        </w:tc>
        <w:tc>
          <w:tcPr>
            <w:tcW w:w="2880" w:type="dxa"/>
            <w:tcBorders>
              <w:top w:val="single" w:sz="2" w:space="0" w:color="auto"/>
              <w:left w:val="single" w:sz="2" w:space="0" w:color="auto"/>
              <w:bottom w:val="single" w:sz="2" w:space="0" w:color="auto"/>
              <w:right w:val="single" w:sz="2" w:space="0" w:color="auto"/>
            </w:tcBorders>
          </w:tcPr>
          <w:p w14:paraId="11128672" w14:textId="77777777" w:rsidR="00452C6A" w:rsidRDefault="00452C6A">
            <w:pPr>
              <w:pStyle w:val="CellBody"/>
            </w:pPr>
          </w:p>
        </w:tc>
      </w:tr>
      <w:tr w:rsidR="00452C6A" w14:paraId="4D402A04" w14:textId="77777777">
        <w:tc>
          <w:tcPr>
            <w:tcW w:w="4186" w:type="dxa"/>
            <w:tcBorders>
              <w:top w:val="single" w:sz="2" w:space="0" w:color="auto"/>
              <w:left w:val="single" w:sz="2" w:space="0" w:color="auto"/>
              <w:bottom w:val="single" w:sz="2" w:space="0" w:color="auto"/>
              <w:right w:val="single" w:sz="2" w:space="0" w:color="auto"/>
            </w:tcBorders>
          </w:tcPr>
          <w:p w14:paraId="6FD372DE" w14:textId="77777777" w:rsidR="00452C6A" w:rsidRDefault="00452C6A">
            <w:pPr>
              <w:pStyle w:val="CellBody"/>
            </w:pPr>
            <w:r>
              <w:t>Voter registration closes</w:t>
            </w:r>
          </w:p>
        </w:tc>
        <w:tc>
          <w:tcPr>
            <w:tcW w:w="2880" w:type="dxa"/>
            <w:tcBorders>
              <w:top w:val="single" w:sz="2" w:space="0" w:color="auto"/>
              <w:left w:val="single" w:sz="2" w:space="0" w:color="auto"/>
              <w:bottom w:val="single" w:sz="2" w:space="0" w:color="auto"/>
              <w:right w:val="single" w:sz="2" w:space="0" w:color="auto"/>
            </w:tcBorders>
          </w:tcPr>
          <w:p w14:paraId="1DEAA171" w14:textId="77777777" w:rsidR="00452C6A" w:rsidRDefault="00452C6A">
            <w:pPr>
              <w:pStyle w:val="CellBody"/>
            </w:pPr>
          </w:p>
        </w:tc>
      </w:tr>
      <w:tr w:rsidR="00452C6A" w14:paraId="0F102DA1" w14:textId="77777777">
        <w:tc>
          <w:tcPr>
            <w:tcW w:w="4186" w:type="dxa"/>
            <w:tcBorders>
              <w:top w:val="single" w:sz="2" w:space="0" w:color="auto"/>
              <w:left w:val="single" w:sz="2" w:space="0" w:color="auto"/>
              <w:bottom w:val="single" w:sz="2" w:space="0" w:color="auto"/>
              <w:right w:val="single" w:sz="2" w:space="0" w:color="auto"/>
            </w:tcBorders>
          </w:tcPr>
          <w:p w14:paraId="3198BD9C" w14:textId="77777777" w:rsidR="00452C6A" w:rsidRDefault="00452C6A">
            <w:pPr>
              <w:pStyle w:val="CellBody"/>
            </w:pPr>
            <w:r>
              <w:t>Initial Submission presentations</w:t>
            </w:r>
          </w:p>
        </w:tc>
        <w:tc>
          <w:tcPr>
            <w:tcW w:w="2880" w:type="dxa"/>
            <w:tcBorders>
              <w:top w:val="single" w:sz="2" w:space="0" w:color="auto"/>
              <w:left w:val="single" w:sz="2" w:space="0" w:color="auto"/>
              <w:bottom w:val="single" w:sz="2" w:space="0" w:color="auto"/>
              <w:right w:val="single" w:sz="2" w:space="0" w:color="auto"/>
            </w:tcBorders>
          </w:tcPr>
          <w:p w14:paraId="4BAEE190" w14:textId="77777777" w:rsidR="00452C6A" w:rsidRDefault="00452C6A">
            <w:pPr>
              <w:pStyle w:val="CellBody"/>
            </w:pPr>
          </w:p>
        </w:tc>
      </w:tr>
      <w:tr w:rsidR="00452C6A" w14:paraId="152FE235" w14:textId="77777777">
        <w:tc>
          <w:tcPr>
            <w:tcW w:w="4186" w:type="dxa"/>
            <w:tcBorders>
              <w:top w:val="single" w:sz="2" w:space="0" w:color="auto"/>
              <w:left w:val="single" w:sz="2" w:space="0" w:color="auto"/>
              <w:bottom w:val="single" w:sz="2" w:space="0" w:color="auto"/>
              <w:right w:val="single" w:sz="2" w:space="0" w:color="auto"/>
            </w:tcBorders>
          </w:tcPr>
          <w:p w14:paraId="7AB32492" w14:textId="77777777" w:rsidR="00452C6A" w:rsidRDefault="00452C6A">
            <w:pPr>
              <w:pStyle w:val="CellBody"/>
            </w:pPr>
            <w:r>
              <w:t>Preliminary evaluation by TF</w:t>
            </w:r>
          </w:p>
        </w:tc>
        <w:tc>
          <w:tcPr>
            <w:tcW w:w="2880" w:type="dxa"/>
            <w:tcBorders>
              <w:top w:val="single" w:sz="2" w:space="0" w:color="auto"/>
              <w:left w:val="single" w:sz="2" w:space="0" w:color="auto"/>
              <w:bottom w:val="single" w:sz="2" w:space="0" w:color="auto"/>
              <w:right w:val="single" w:sz="2" w:space="0" w:color="auto"/>
            </w:tcBorders>
          </w:tcPr>
          <w:p w14:paraId="458EDFE3" w14:textId="77777777" w:rsidR="00452C6A" w:rsidRDefault="00452C6A">
            <w:pPr>
              <w:pStyle w:val="CellBody"/>
            </w:pPr>
          </w:p>
        </w:tc>
      </w:tr>
      <w:tr w:rsidR="00452C6A" w14:paraId="2AFF548F" w14:textId="77777777">
        <w:tc>
          <w:tcPr>
            <w:tcW w:w="4186" w:type="dxa"/>
            <w:tcBorders>
              <w:top w:val="single" w:sz="2" w:space="0" w:color="auto"/>
              <w:left w:val="single" w:sz="2" w:space="0" w:color="auto"/>
              <w:bottom w:val="single" w:sz="2" w:space="0" w:color="auto"/>
              <w:right w:val="single" w:sz="2" w:space="0" w:color="auto"/>
            </w:tcBorders>
          </w:tcPr>
          <w:p w14:paraId="6905BD74" w14:textId="77777777" w:rsidR="00452C6A" w:rsidRDefault="00452C6A">
            <w:pPr>
              <w:pStyle w:val="CellBody"/>
            </w:pPr>
            <w:r>
              <w:t xml:space="preserve">Revised Submissions due and placed on OMG document server (“Three week </w:t>
            </w:r>
            <w:r>
              <w:lastRenderedPageBreak/>
              <w:t>rule”)</w:t>
            </w:r>
          </w:p>
        </w:tc>
        <w:tc>
          <w:tcPr>
            <w:tcW w:w="2880" w:type="dxa"/>
            <w:tcBorders>
              <w:top w:val="single" w:sz="2" w:space="0" w:color="auto"/>
              <w:left w:val="single" w:sz="2" w:space="0" w:color="auto"/>
              <w:bottom w:val="single" w:sz="2" w:space="0" w:color="auto"/>
              <w:right w:val="single" w:sz="2" w:space="0" w:color="auto"/>
            </w:tcBorders>
          </w:tcPr>
          <w:p w14:paraId="1C41FFCE" w14:textId="77777777" w:rsidR="00452C6A" w:rsidRDefault="00452C6A">
            <w:pPr>
              <w:pStyle w:val="CellBody"/>
            </w:pPr>
          </w:p>
        </w:tc>
      </w:tr>
      <w:tr w:rsidR="00452C6A" w14:paraId="1F0E6AB8" w14:textId="77777777">
        <w:tc>
          <w:tcPr>
            <w:tcW w:w="4186" w:type="dxa"/>
            <w:tcBorders>
              <w:top w:val="single" w:sz="2" w:space="0" w:color="auto"/>
              <w:left w:val="single" w:sz="2" w:space="0" w:color="auto"/>
              <w:bottom w:val="single" w:sz="2" w:space="0" w:color="auto"/>
              <w:right w:val="single" w:sz="2" w:space="0" w:color="auto"/>
            </w:tcBorders>
          </w:tcPr>
          <w:p w14:paraId="205BB9CF" w14:textId="77777777" w:rsidR="00452C6A" w:rsidRDefault="00452C6A">
            <w:pPr>
              <w:pStyle w:val="CellBody"/>
            </w:pPr>
            <w:r>
              <w:lastRenderedPageBreak/>
              <w:t>Revised Submission presentations</w:t>
            </w:r>
          </w:p>
        </w:tc>
        <w:tc>
          <w:tcPr>
            <w:tcW w:w="2880" w:type="dxa"/>
            <w:tcBorders>
              <w:top w:val="single" w:sz="2" w:space="0" w:color="auto"/>
              <w:left w:val="single" w:sz="2" w:space="0" w:color="auto"/>
              <w:bottom w:val="single" w:sz="2" w:space="0" w:color="auto"/>
              <w:right w:val="single" w:sz="2" w:space="0" w:color="auto"/>
            </w:tcBorders>
          </w:tcPr>
          <w:p w14:paraId="79F3F517" w14:textId="77777777" w:rsidR="00452C6A" w:rsidRDefault="00452C6A">
            <w:pPr>
              <w:pStyle w:val="CellBody"/>
            </w:pPr>
          </w:p>
        </w:tc>
      </w:tr>
      <w:tr w:rsidR="00452C6A" w14:paraId="62283A1A" w14:textId="77777777">
        <w:tc>
          <w:tcPr>
            <w:tcW w:w="4186" w:type="dxa"/>
            <w:tcBorders>
              <w:top w:val="single" w:sz="2" w:space="0" w:color="auto"/>
              <w:left w:val="single" w:sz="2" w:space="0" w:color="auto"/>
              <w:bottom w:val="single" w:sz="2" w:space="0" w:color="auto"/>
              <w:right w:val="single" w:sz="2" w:space="0" w:color="auto"/>
            </w:tcBorders>
          </w:tcPr>
          <w:p w14:paraId="0720D5F6" w14:textId="77777777" w:rsidR="00452C6A" w:rsidRDefault="00452C6A">
            <w:pPr>
              <w:pStyle w:val="CellBody"/>
            </w:pPr>
            <w:r>
              <w:t xml:space="preserve">Final evaluation and selection by TF </w:t>
            </w:r>
          </w:p>
          <w:p w14:paraId="11BCEBED" w14:textId="77777777" w:rsidR="00452C6A" w:rsidRDefault="00452C6A">
            <w:pPr>
              <w:pStyle w:val="CellBody"/>
            </w:pPr>
            <w:r>
              <w:t>Recommendation to AB and TC</w:t>
            </w:r>
          </w:p>
        </w:tc>
        <w:tc>
          <w:tcPr>
            <w:tcW w:w="2880" w:type="dxa"/>
            <w:tcBorders>
              <w:top w:val="single" w:sz="2" w:space="0" w:color="auto"/>
              <w:left w:val="single" w:sz="2" w:space="0" w:color="auto"/>
              <w:bottom w:val="single" w:sz="2" w:space="0" w:color="auto"/>
              <w:right w:val="single" w:sz="2" w:space="0" w:color="auto"/>
            </w:tcBorders>
          </w:tcPr>
          <w:p w14:paraId="17B3A75C" w14:textId="77777777" w:rsidR="00452C6A" w:rsidRDefault="00452C6A">
            <w:pPr>
              <w:pStyle w:val="CellBody"/>
            </w:pPr>
          </w:p>
        </w:tc>
      </w:tr>
      <w:tr w:rsidR="00452C6A" w14:paraId="3596DA37" w14:textId="77777777">
        <w:tc>
          <w:tcPr>
            <w:tcW w:w="4186" w:type="dxa"/>
            <w:tcBorders>
              <w:top w:val="single" w:sz="2" w:space="0" w:color="auto"/>
              <w:left w:val="single" w:sz="2" w:space="0" w:color="auto"/>
              <w:bottom w:val="single" w:sz="2" w:space="0" w:color="auto"/>
              <w:right w:val="single" w:sz="2" w:space="0" w:color="auto"/>
            </w:tcBorders>
          </w:tcPr>
          <w:p w14:paraId="3C49F4CD" w14:textId="77777777" w:rsidR="00452C6A" w:rsidRDefault="00452C6A">
            <w:pPr>
              <w:pStyle w:val="CellBody"/>
            </w:pPr>
            <w:r>
              <w:t>Approval by Architecture Board</w:t>
            </w:r>
          </w:p>
          <w:p w14:paraId="7C4131E3" w14:textId="77777777" w:rsidR="00452C6A" w:rsidRDefault="00452C6A">
            <w:pPr>
              <w:pStyle w:val="CellBody"/>
            </w:pPr>
            <w:r>
              <w:t>Review by TC</w:t>
            </w:r>
          </w:p>
        </w:tc>
        <w:tc>
          <w:tcPr>
            <w:tcW w:w="2880" w:type="dxa"/>
            <w:tcBorders>
              <w:top w:val="single" w:sz="2" w:space="0" w:color="auto"/>
              <w:left w:val="single" w:sz="2" w:space="0" w:color="auto"/>
              <w:bottom w:val="single" w:sz="2" w:space="0" w:color="auto"/>
              <w:right w:val="single" w:sz="2" w:space="0" w:color="auto"/>
            </w:tcBorders>
          </w:tcPr>
          <w:p w14:paraId="6C23D45D" w14:textId="77777777" w:rsidR="00452C6A" w:rsidRDefault="00452C6A">
            <w:pPr>
              <w:pStyle w:val="CellBody"/>
            </w:pPr>
          </w:p>
        </w:tc>
      </w:tr>
      <w:tr w:rsidR="00452C6A" w14:paraId="45FF4BD5" w14:textId="77777777">
        <w:tc>
          <w:tcPr>
            <w:tcW w:w="4186" w:type="dxa"/>
            <w:tcBorders>
              <w:top w:val="single" w:sz="2" w:space="0" w:color="auto"/>
              <w:left w:val="single" w:sz="2" w:space="0" w:color="auto"/>
              <w:bottom w:val="single" w:sz="2" w:space="0" w:color="auto"/>
              <w:right w:val="single" w:sz="2" w:space="0" w:color="auto"/>
            </w:tcBorders>
          </w:tcPr>
          <w:p w14:paraId="773E2F24" w14:textId="77777777" w:rsidR="00452C6A" w:rsidRDefault="00452C6A">
            <w:pPr>
              <w:pStyle w:val="CellBody"/>
              <w:rPr>
                <w:i w:val="0"/>
              </w:rPr>
            </w:pPr>
            <w:r>
              <w:t>TC votes to</w:t>
            </w:r>
            <w:r>
              <w:rPr>
                <w:rFonts w:ascii="Times" w:hAnsi="Times"/>
                <w:b/>
                <w:i w:val="0"/>
              </w:rPr>
              <w:t xml:space="preserve"> </w:t>
            </w:r>
            <w:r>
              <w:rPr>
                <w:i w:val="0"/>
              </w:rPr>
              <w:t>recommend</w:t>
            </w:r>
            <w:r>
              <w:rPr>
                <w:rFonts w:ascii="Times" w:hAnsi="Times"/>
                <w:b/>
                <w:i w:val="0"/>
              </w:rPr>
              <w:t xml:space="preserve"> </w:t>
            </w:r>
            <w:r>
              <w:rPr>
                <w:i w:val="0"/>
              </w:rPr>
              <w:t>specification</w:t>
            </w:r>
          </w:p>
        </w:tc>
        <w:tc>
          <w:tcPr>
            <w:tcW w:w="2880" w:type="dxa"/>
            <w:tcBorders>
              <w:top w:val="single" w:sz="2" w:space="0" w:color="auto"/>
              <w:left w:val="single" w:sz="2" w:space="0" w:color="auto"/>
              <w:bottom w:val="single" w:sz="2" w:space="0" w:color="auto"/>
              <w:right w:val="single" w:sz="2" w:space="0" w:color="auto"/>
            </w:tcBorders>
          </w:tcPr>
          <w:p w14:paraId="27A37D01" w14:textId="77777777" w:rsidR="00452C6A" w:rsidRDefault="00452C6A">
            <w:pPr>
              <w:pStyle w:val="CellBody"/>
            </w:pPr>
          </w:p>
        </w:tc>
      </w:tr>
      <w:tr w:rsidR="00452C6A" w14:paraId="575C1A35" w14:textId="77777777">
        <w:tc>
          <w:tcPr>
            <w:tcW w:w="4186" w:type="dxa"/>
            <w:tcBorders>
              <w:top w:val="single" w:sz="2" w:space="0" w:color="auto"/>
              <w:left w:val="single" w:sz="2" w:space="0" w:color="auto"/>
              <w:bottom w:val="single" w:sz="2" w:space="0" w:color="auto"/>
              <w:right w:val="single" w:sz="2" w:space="0" w:color="auto"/>
            </w:tcBorders>
          </w:tcPr>
          <w:p w14:paraId="6E0CF441" w14:textId="77777777" w:rsidR="00452C6A" w:rsidRDefault="00452C6A">
            <w:pPr>
              <w:pStyle w:val="CellBody"/>
            </w:pPr>
            <w:r>
              <w:t>BoD votes to adopt specification</w:t>
            </w:r>
          </w:p>
        </w:tc>
        <w:tc>
          <w:tcPr>
            <w:tcW w:w="2880" w:type="dxa"/>
            <w:tcBorders>
              <w:top w:val="single" w:sz="2" w:space="0" w:color="auto"/>
              <w:left w:val="single" w:sz="2" w:space="0" w:color="auto"/>
              <w:bottom w:val="single" w:sz="2" w:space="0" w:color="auto"/>
              <w:right w:val="single" w:sz="2" w:space="0" w:color="auto"/>
            </w:tcBorders>
          </w:tcPr>
          <w:p w14:paraId="02036591" w14:textId="77777777" w:rsidR="00452C6A" w:rsidRDefault="00452C6A">
            <w:pPr>
              <w:pStyle w:val="CellBody"/>
            </w:pPr>
          </w:p>
        </w:tc>
      </w:tr>
    </w:tbl>
    <w:p w14:paraId="03663562" w14:textId="77777777" w:rsidR="00452C6A" w:rsidRDefault="00452C6A">
      <w:pPr>
        <w:pStyle w:val="Body"/>
        <w:ind w:left="0"/>
      </w:pPr>
    </w:p>
    <w:p w14:paraId="031A97B8" w14:textId="77777777" w:rsidR="00452C6A" w:rsidRDefault="00452C6A">
      <w:pPr>
        <w:pStyle w:val="Heading1"/>
        <w:numPr>
          <w:ilvl w:val="0"/>
          <w:numId w:val="0"/>
        </w:numPr>
      </w:pPr>
      <w:r>
        <w:t>Appendix A</w:t>
      </w:r>
      <w:r>
        <w:tab/>
        <w:t>References and Glossary Specific to this RFP</w:t>
      </w:r>
    </w:p>
    <w:p w14:paraId="2E3B1A47" w14:textId="77777777" w:rsidR="00452C6A" w:rsidRDefault="00452C6A">
      <w:pPr>
        <w:pStyle w:val="Heading2"/>
        <w:numPr>
          <w:ilvl w:val="0"/>
          <w:numId w:val="0"/>
        </w:numPr>
      </w:pPr>
      <w:r>
        <w:t xml:space="preserve">A.1 </w:t>
      </w:r>
      <w:r>
        <w:tab/>
        <w:t>References Specific to this RFP</w:t>
      </w:r>
    </w:p>
    <w:p w14:paraId="2C6BE49F" w14:textId="77777777" w:rsidR="00452C6A" w:rsidRPr="00691B24" w:rsidRDefault="000F2EF7" w:rsidP="000F2EF7">
      <w:pPr>
        <w:pStyle w:val="Body"/>
      </w:pPr>
      <w:r>
        <w:t>See Section 6.4</w:t>
      </w:r>
    </w:p>
    <w:p w14:paraId="422E758A" w14:textId="77777777" w:rsidR="00452C6A" w:rsidRDefault="00452C6A">
      <w:pPr>
        <w:pStyle w:val="Heading2"/>
        <w:numPr>
          <w:ilvl w:val="0"/>
          <w:numId w:val="0"/>
        </w:numPr>
      </w:pPr>
      <w:r>
        <w:t>A.2</w:t>
      </w:r>
      <w:r>
        <w:tab/>
        <w:t>Glossary Specific to this RFP</w:t>
      </w:r>
    </w:p>
    <w:p w14:paraId="0B5FF771" w14:textId="77777777" w:rsidR="005537C5" w:rsidRDefault="005537C5" w:rsidP="005537C5">
      <w:pPr>
        <w:pStyle w:val="Body"/>
      </w:pPr>
      <w:r>
        <w:t xml:space="preserve"> </w:t>
      </w:r>
    </w:p>
    <w:p w14:paraId="7BA46863" w14:textId="77777777" w:rsidR="00452C6A" w:rsidRDefault="00452C6A">
      <w:pPr>
        <w:pStyle w:val="Heading1"/>
        <w:numPr>
          <w:ilvl w:val="0"/>
          <w:numId w:val="0"/>
        </w:numPr>
      </w:pPr>
      <w:r>
        <w:t>Appendix B</w:t>
      </w:r>
      <w:r>
        <w:tab/>
        <w:t>General Reference and Glossary</w:t>
      </w:r>
    </w:p>
    <w:p w14:paraId="6D45A2F6" w14:textId="202C2992" w:rsidR="008E05A9" w:rsidRDefault="008E05A9" w:rsidP="008E05A9">
      <w:pPr>
        <w:pStyle w:val="Body"/>
      </w:pPr>
      <w:r>
        <w:rPr>
          <w:b/>
          <w:i/>
        </w:rPr>
        <w:t>Architecture Board (AB</w:t>
      </w:r>
      <w:r w:rsidR="00216E4C">
        <w:rPr>
          <w:b/>
          <w:i/>
        </w:rPr>
        <w:t xml:space="preserve">) </w:t>
      </w:r>
      <w:r w:rsidR="00216E4C">
        <w:t>-</w:t>
      </w:r>
      <w:r>
        <w:t xml:space="preserve"> The OMG plenary that is responsible for ensuring the technical merit and MDA-compliance of RFPs and their submissions.</w:t>
      </w:r>
    </w:p>
    <w:p w14:paraId="2389A118" w14:textId="77777777" w:rsidR="008E05A9" w:rsidRDefault="008E05A9" w:rsidP="008E05A9">
      <w:pPr>
        <w:pStyle w:val="Body"/>
      </w:pPr>
      <w:r>
        <w:rPr>
          <w:b/>
          <w:i/>
        </w:rPr>
        <w:t>Board of Directors (BoD)</w:t>
      </w:r>
      <w:r>
        <w:t xml:space="preserve"> - The OMG body that is responsible for adopting technology.</w:t>
      </w:r>
    </w:p>
    <w:p w14:paraId="71F5D495" w14:textId="77777777" w:rsidR="008E05A9" w:rsidRDefault="008E05A9" w:rsidP="008E05A9">
      <w:pPr>
        <w:pStyle w:val="Body"/>
      </w:pPr>
      <w:r>
        <w:rPr>
          <w:b/>
          <w:i/>
        </w:rPr>
        <w:t xml:space="preserve">Common Object Request Broker Architecture (CORBA) </w:t>
      </w:r>
      <w:r>
        <w:t>- An OMG distributed computing platform specification that is independent of implementation languages.</w:t>
      </w:r>
    </w:p>
    <w:p w14:paraId="7EE9412D" w14:textId="77777777" w:rsidR="008E05A9" w:rsidRDefault="008E05A9" w:rsidP="008E05A9">
      <w:pPr>
        <w:pStyle w:val="Body"/>
      </w:pPr>
      <w:r>
        <w:rPr>
          <w:b/>
          <w:i/>
        </w:rPr>
        <w:t xml:space="preserve">Common Warehouse Metamodel (CWM) </w:t>
      </w:r>
      <w:r>
        <w:t>- An OMG specification for data repository integration.</w:t>
      </w:r>
    </w:p>
    <w:p w14:paraId="55764EA9" w14:textId="77777777" w:rsidR="008E05A9" w:rsidRDefault="008E05A9" w:rsidP="008E05A9">
      <w:pPr>
        <w:pStyle w:val="Body"/>
      </w:pPr>
      <w:r>
        <w:rPr>
          <w:b/>
          <w:i/>
        </w:rPr>
        <w:t>CORBA Component Model (CCM)</w:t>
      </w:r>
      <w:r>
        <w:t xml:space="preserve"> - An OMG specification for an implementation language independent distributed component model.</w:t>
      </w:r>
    </w:p>
    <w:p w14:paraId="36B49837" w14:textId="77777777" w:rsidR="008E05A9" w:rsidRDefault="008E05A9" w:rsidP="008E05A9">
      <w:pPr>
        <w:pStyle w:val="Body"/>
      </w:pPr>
      <w:r>
        <w:rPr>
          <w:b/>
          <w:i/>
        </w:rPr>
        <w:t xml:space="preserve">Interface Definition Language (IDL) </w:t>
      </w:r>
      <w:r>
        <w:t>- An OMG and ISO standard language for specifying interfaces and associated data structures.</w:t>
      </w:r>
    </w:p>
    <w:p w14:paraId="49404242" w14:textId="77777777" w:rsidR="008E05A9" w:rsidRDefault="008E05A9" w:rsidP="008E05A9">
      <w:pPr>
        <w:pStyle w:val="Body"/>
      </w:pPr>
      <w:r>
        <w:rPr>
          <w:b/>
          <w:i/>
        </w:rPr>
        <w:t>Letter of Intent (LOI)</w:t>
      </w:r>
      <w:r>
        <w:rPr>
          <w:b/>
        </w:rPr>
        <w:t xml:space="preserve"> </w:t>
      </w:r>
      <w:r>
        <w:t>- A letter submitted to the OMG BoD’s Business Committee signed by an officer of an organization signifying its intent to respond to the RFP and confirming the organization’s willingness to comply with OMG’s terms and conditions, and commercial availability requirements.</w:t>
      </w:r>
    </w:p>
    <w:p w14:paraId="413AB45E" w14:textId="77777777" w:rsidR="008E05A9" w:rsidRDefault="008E05A9" w:rsidP="008E05A9">
      <w:pPr>
        <w:pStyle w:val="Body"/>
      </w:pPr>
      <w:r>
        <w:rPr>
          <w:b/>
          <w:i/>
        </w:rPr>
        <w:lastRenderedPageBreak/>
        <w:t>Mapping</w:t>
      </w:r>
      <w:r>
        <w:t xml:space="preserve"> - Specification of a mechanism for transforming the elements of a model conforming to a particular metamodel into elements of another model that conforms to another (possibly the same) metamodel. </w:t>
      </w:r>
    </w:p>
    <w:p w14:paraId="0426648D" w14:textId="77777777" w:rsidR="008E05A9" w:rsidRDefault="008E05A9" w:rsidP="008E05A9">
      <w:pPr>
        <w:pStyle w:val="Body"/>
      </w:pPr>
      <w:r>
        <w:rPr>
          <w:b/>
          <w:i/>
        </w:rPr>
        <w:t>Metadata</w:t>
      </w:r>
      <w:r>
        <w:rPr>
          <w:b/>
        </w:rPr>
        <w:t xml:space="preserve"> </w:t>
      </w:r>
      <w:r>
        <w:t>- Data that represents models.  For example, a UML model; a CORBA object model expressed in IDL; and a relational database schema expressed using CWM.</w:t>
      </w:r>
    </w:p>
    <w:p w14:paraId="4FEC2600" w14:textId="77777777" w:rsidR="008E05A9" w:rsidRDefault="008E05A9" w:rsidP="008E05A9">
      <w:pPr>
        <w:pStyle w:val="Body"/>
      </w:pPr>
      <w:r>
        <w:rPr>
          <w:b/>
          <w:i/>
        </w:rPr>
        <w:t>Metamodel</w:t>
      </w:r>
      <w:r w:rsidR="0064228A">
        <w:rPr>
          <w:b/>
          <w:i/>
        </w:rPr>
        <w:t xml:space="preserve"> </w:t>
      </w:r>
      <w:r>
        <w:t>- A model of models.</w:t>
      </w:r>
    </w:p>
    <w:p w14:paraId="317AB15B" w14:textId="77777777" w:rsidR="008E05A9" w:rsidRDefault="008E05A9" w:rsidP="008E05A9">
      <w:pPr>
        <w:pStyle w:val="Body"/>
      </w:pPr>
      <w:r>
        <w:rPr>
          <w:b/>
          <w:i/>
        </w:rPr>
        <w:t>Meta Object Facility (MOF)</w:t>
      </w:r>
      <w:r>
        <w:rPr>
          <w:i/>
        </w:rPr>
        <w:t xml:space="preserve"> </w:t>
      </w:r>
      <w:r>
        <w:t>- An OMG standard, closely related to UML, that enables metadata management and language definition.</w:t>
      </w:r>
    </w:p>
    <w:p w14:paraId="4AF2C45A" w14:textId="77777777" w:rsidR="008E05A9" w:rsidRDefault="008E05A9" w:rsidP="008E05A9">
      <w:pPr>
        <w:pStyle w:val="Body"/>
      </w:pPr>
      <w:r>
        <w:rPr>
          <w:b/>
          <w:i/>
        </w:rPr>
        <w:t>Model</w:t>
      </w:r>
      <w:r>
        <w:rPr>
          <w:i/>
        </w:rPr>
        <w:t xml:space="preserve"> </w:t>
      </w:r>
      <w:r>
        <w:t>- A formal specification of the function, structure and/or behavior of an application or system.</w:t>
      </w:r>
    </w:p>
    <w:p w14:paraId="5E6397CC" w14:textId="77777777" w:rsidR="008E05A9" w:rsidRDefault="008E05A9" w:rsidP="008E05A9">
      <w:pPr>
        <w:pStyle w:val="Body"/>
      </w:pPr>
      <w:r>
        <w:rPr>
          <w:b/>
          <w:i/>
        </w:rPr>
        <w:t>Model Driven Architecture (MDA)</w:t>
      </w:r>
      <w:r>
        <w:t xml:space="preserve"> - An approach to IT system specification that separates the specification of functionality from the specification of the implementation of that functionality on a specific technology platform.</w:t>
      </w:r>
    </w:p>
    <w:p w14:paraId="2DC3448D" w14:textId="77777777" w:rsidR="008E05A9" w:rsidRDefault="008E05A9" w:rsidP="008E05A9">
      <w:pPr>
        <w:pStyle w:val="Body"/>
      </w:pPr>
      <w:r>
        <w:rPr>
          <w:b/>
          <w:i/>
        </w:rPr>
        <w:t>Normative</w:t>
      </w:r>
      <w:r>
        <w:t xml:space="preserve"> – Provisions that one must conform to in order to claim compliance with the standard. (as opposed to non-normative or informative which is explanatory material that is included in order to assist in understanding the standard and does not contain any provisions that must be conformed to in order to claim compliance).</w:t>
      </w:r>
    </w:p>
    <w:p w14:paraId="3729AE17" w14:textId="77777777" w:rsidR="008E05A9" w:rsidRDefault="008E05A9" w:rsidP="008E05A9">
      <w:pPr>
        <w:pStyle w:val="Body"/>
      </w:pPr>
      <w:r>
        <w:rPr>
          <w:b/>
          <w:i/>
        </w:rPr>
        <w:t xml:space="preserve">Normative Reference </w:t>
      </w:r>
      <w:r>
        <w:t>– References that contain provisions that one must conform to in order to claim compliance with the standard that contains said normative reference.</w:t>
      </w:r>
    </w:p>
    <w:p w14:paraId="55086C2A" w14:textId="77777777" w:rsidR="008E05A9" w:rsidRDefault="008E05A9" w:rsidP="008E05A9">
      <w:pPr>
        <w:pStyle w:val="Body"/>
      </w:pPr>
      <w:r>
        <w:rPr>
          <w:b/>
          <w:i/>
        </w:rPr>
        <w:t xml:space="preserve">Platform </w:t>
      </w:r>
      <w:r>
        <w:t xml:space="preserve">- A set of subsystems/technologies that provide a coherent set of functionality through interfaces and specified usage patterns that any subsystem that depends on the platform can use without concern for the details of how the functionality provided by the platform is implemented. </w:t>
      </w:r>
    </w:p>
    <w:p w14:paraId="3F2A6FDC" w14:textId="77777777" w:rsidR="008E05A9" w:rsidRDefault="008E05A9" w:rsidP="008E05A9">
      <w:pPr>
        <w:pStyle w:val="Body"/>
      </w:pPr>
      <w:r>
        <w:rPr>
          <w:b/>
          <w:i/>
        </w:rPr>
        <w:t xml:space="preserve">Platform Independent Model (PIM) </w:t>
      </w:r>
      <w:r>
        <w:t xml:space="preserve">- A model of a subsystem that contains no information specific to the platform, or the technology that is used to realize it.  </w:t>
      </w:r>
    </w:p>
    <w:p w14:paraId="5A121447" w14:textId="77777777" w:rsidR="008E05A9" w:rsidRDefault="008E05A9" w:rsidP="008E05A9">
      <w:pPr>
        <w:pStyle w:val="Body"/>
      </w:pPr>
      <w:r>
        <w:rPr>
          <w:b/>
          <w:i/>
        </w:rPr>
        <w:t>Platform Specific Model (PSM</w:t>
      </w:r>
      <w:r>
        <w:rPr>
          <w:i/>
        </w:rPr>
        <w:t>)</w:t>
      </w:r>
      <w:r>
        <w:t xml:space="preserve"> - A model of a subsystem that includes information about the specific technology that is used in the realization of it on a specific platform, and hence possibly contains elements that are specific to the platform.</w:t>
      </w:r>
    </w:p>
    <w:p w14:paraId="02A0BAF8" w14:textId="77777777" w:rsidR="008E05A9" w:rsidRDefault="008E05A9" w:rsidP="008E05A9">
      <w:pPr>
        <w:pStyle w:val="Body"/>
      </w:pPr>
      <w:r>
        <w:rPr>
          <w:b/>
          <w:i/>
        </w:rPr>
        <w:t xml:space="preserve">Request for Information (RFI) </w:t>
      </w:r>
      <w:r>
        <w:t>- A general request to industry, academia, and any other interested parties to submit information about a particular technology area to one of the OMG's Technology Committee subgroups.</w:t>
      </w:r>
    </w:p>
    <w:p w14:paraId="6B316108" w14:textId="77777777" w:rsidR="008E05A9" w:rsidRDefault="008E05A9" w:rsidP="008E05A9">
      <w:pPr>
        <w:pStyle w:val="Body"/>
      </w:pPr>
      <w:r>
        <w:rPr>
          <w:b/>
          <w:i/>
        </w:rPr>
        <w:t>Request for Proposal (RFP)</w:t>
      </w:r>
      <w:r>
        <w:t xml:space="preserve"> - A document requesting OMG members to submit proposals to the OMG's Technology Committee. Such proposals must be received by a certain deadline and are evaluated by the issuing task force.</w:t>
      </w:r>
    </w:p>
    <w:p w14:paraId="60645ECD" w14:textId="77777777" w:rsidR="008E05A9" w:rsidRDefault="008E05A9" w:rsidP="008E05A9">
      <w:pPr>
        <w:pStyle w:val="Body"/>
      </w:pPr>
      <w:r>
        <w:rPr>
          <w:b/>
          <w:i/>
        </w:rPr>
        <w:lastRenderedPageBreak/>
        <w:t>Task Force (TF)</w:t>
      </w:r>
      <w:r>
        <w:t xml:space="preserve"> - The OMG Technology Committee subgroup responsible for issuing a RFP and evaluating submission(s).</w:t>
      </w:r>
    </w:p>
    <w:p w14:paraId="0595C8CD" w14:textId="77777777" w:rsidR="008E05A9" w:rsidRDefault="008E05A9" w:rsidP="008E05A9">
      <w:pPr>
        <w:pStyle w:val="Body"/>
      </w:pPr>
      <w:r>
        <w:rPr>
          <w:b/>
          <w:i/>
        </w:rPr>
        <w:t>Technology Committee (TC)</w:t>
      </w:r>
      <w:r>
        <w:t xml:space="preserve"> - The body responsible for recommending technologies for adoption to the BoD. There are two TCs in OMG – </w:t>
      </w:r>
      <w:r>
        <w:rPr>
          <w:i/>
        </w:rPr>
        <w:t>Platform TC</w:t>
      </w:r>
      <w:r>
        <w:t xml:space="preserve"> (PTC), that focuses on IT and modeling infrastructure related standards; and </w:t>
      </w:r>
      <w:r>
        <w:rPr>
          <w:i/>
        </w:rPr>
        <w:t>Domain TC</w:t>
      </w:r>
      <w:r>
        <w:t xml:space="preserve"> (DTC), that focus on domain specific standards.</w:t>
      </w:r>
    </w:p>
    <w:p w14:paraId="5E450A48" w14:textId="77777777" w:rsidR="008E05A9" w:rsidRDefault="008E05A9" w:rsidP="008E05A9">
      <w:pPr>
        <w:pStyle w:val="Body"/>
      </w:pPr>
      <w:r>
        <w:rPr>
          <w:b/>
          <w:i/>
        </w:rPr>
        <w:t>Unified Modeling Language (UML)</w:t>
      </w:r>
      <w:r>
        <w:t xml:space="preserve"> - An OMG standard language for specifying the structure and behavior of systems.  The standard defines an abstract syntax and a graphical concrete syntax.</w:t>
      </w:r>
    </w:p>
    <w:p w14:paraId="19A853A3" w14:textId="77777777" w:rsidR="008E05A9" w:rsidRDefault="008E05A9" w:rsidP="008E05A9">
      <w:pPr>
        <w:pStyle w:val="Body"/>
      </w:pPr>
      <w:r>
        <w:rPr>
          <w:b/>
          <w:i/>
        </w:rPr>
        <w:t>UML Profile</w:t>
      </w:r>
      <w:r>
        <w:t xml:space="preserve"> - A standardized set of extensions and constraints that tailors UML to particular use.</w:t>
      </w:r>
    </w:p>
    <w:p w14:paraId="699D41C5" w14:textId="77777777" w:rsidR="008E05A9" w:rsidRDefault="008E05A9" w:rsidP="008E05A9">
      <w:pPr>
        <w:pStyle w:val="Body"/>
      </w:pPr>
      <w:r>
        <w:rPr>
          <w:b/>
          <w:i/>
        </w:rPr>
        <w:t>XML Metadata Interchange (XMI)</w:t>
      </w:r>
      <w:r>
        <w:t xml:space="preserve"> - An OMG standard that facilitates interchange of models via XML documents.</w:t>
      </w:r>
    </w:p>
    <w:sectPr w:rsidR="008E05A9">
      <w:headerReference w:type="default" r:id="rId22"/>
      <w:footerReference w:type="default" r:id="rId23"/>
      <w:pgSz w:w="12240" w:h="15840"/>
      <w:pgMar w:top="1440" w:right="1800" w:bottom="1620" w:left="1800" w:header="720" w:footer="720" w:gutter="0"/>
      <w:cols w:space="0"/>
      <w:noEndnote/>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71B5B74" w14:textId="77777777" w:rsidR="008D6BD4" w:rsidRDefault="008D6BD4">
      <w:r>
        <w:separator/>
      </w:r>
    </w:p>
  </w:endnote>
  <w:endnote w:type="continuationSeparator" w:id="0">
    <w:p w14:paraId="5D209649" w14:textId="77777777" w:rsidR="008D6BD4" w:rsidRDefault="008D6B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Symbol">
    <w:panose1 w:val="00000000000000000000"/>
    <w:charset w:val="02"/>
    <w:family w:val="auto"/>
    <w:pitch w:val="variable"/>
    <w:sig w:usb0="00000000" w:usb1="10000000" w:usb2="00000000" w:usb3="00000000" w:csb0="80000000" w:csb1="00000000"/>
  </w:font>
  <w:font w:name="New York">
    <w:panose1 w:val="00000000000000000000"/>
    <w:charset w:val="4D"/>
    <w:family w:val="roman"/>
    <w:notTrueType/>
    <w:pitch w:val="variable"/>
    <w:sig w:usb0="00000003"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Arial">
    <w:panose1 w:val="020B0604020202020204"/>
    <w:charset w:val="00"/>
    <w:family w:val="auto"/>
    <w:pitch w:val="variable"/>
    <w:sig w:usb0="E0002AFF" w:usb1="C0007843" w:usb2="00000009" w:usb3="00000000" w:csb0="000001FF" w:csb1="00000000"/>
  </w:font>
  <w:font w:name="Times">
    <w:panose1 w:val="02000500000000000000"/>
    <w:charset w:val="00"/>
    <w:family w:val="auto"/>
    <w:pitch w:val="variable"/>
    <w:sig w:usb0="00000003" w:usb1="00000000" w:usb2="00000000" w:usb3="00000000" w:csb0="00000001" w:csb1="00000000"/>
  </w:font>
  <w:font w:name="Tahoma">
    <w:panose1 w:val="020B0604030504040204"/>
    <w:charset w:val="00"/>
    <w:family w:val="auto"/>
    <w:pitch w:val="variable"/>
    <w:sig w:usb0="E1002EFF" w:usb1="C000605B" w:usb2="00000029" w:usb3="00000000" w:csb0="000101FF" w:csb1="00000000"/>
  </w:font>
  <w:font w:name="Batang">
    <w:panose1 w:val="02030600000101010101"/>
    <w:charset w:val="81"/>
    <w:family w:val="auto"/>
    <w:pitch w:val="variable"/>
    <w:sig w:usb0="B00002AF" w:usb1="69D77CFB" w:usb2="00000030" w:usb3="00000000" w:csb0="0008009F" w:csb1="00000000"/>
  </w:font>
  <w:font w:name="Bookman Old Style">
    <w:panose1 w:val="02050604050505020204"/>
    <w:charset w:val="00"/>
    <w:family w:val="auto"/>
    <w:pitch w:val="variable"/>
    <w:sig w:usb0="00000287" w:usb1="00000000" w:usb2="00000000" w:usb3="00000000" w:csb0="0000009F" w:csb1="00000000"/>
  </w:font>
  <w:font w:name="Segoe UI">
    <w:altName w:val="Calibri"/>
    <w:charset w:val="00"/>
    <w:family w:val="swiss"/>
    <w:pitch w:val="variable"/>
    <w:sig w:usb0="E4002EFF" w:usb1="C000E47F" w:usb2="00000009" w:usb3="00000000" w:csb0="000001FF" w:csb1="00000000"/>
  </w:font>
  <w:font w:name="Calibri Light">
    <w:panose1 w:val="020F0302020204030204"/>
    <w:charset w:val="00"/>
    <w:family w:val="auto"/>
    <w:pitch w:val="variable"/>
    <w:sig w:usb0="A00002EF" w:usb1="4000207B" w:usb2="00000000" w:usb3="00000000" w:csb0="0000019F" w:csb1="00000000"/>
  </w:font>
  <w:font w:name="Calibri">
    <w:panose1 w:val="020F0502020204030204"/>
    <w:charset w:val="00"/>
    <w:family w:val="auto"/>
    <w:pitch w:val="variable"/>
    <w:sig w:usb0="E00002FF" w:usb1="4000ACFF" w:usb2="00000001"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4871445" w14:textId="41FA5C44" w:rsidR="000302BD" w:rsidRPr="00941002" w:rsidRDefault="000302BD">
    <w:pPr>
      <w:pStyle w:val="Footer"/>
      <w:rPr>
        <w:i/>
        <w:sz w:val="20"/>
      </w:rPr>
    </w:pPr>
    <w:r w:rsidRPr="00941002">
      <w:rPr>
        <w:i/>
        <w:sz w:val="20"/>
      </w:rPr>
      <w:tab/>
    </w:r>
    <w:r w:rsidRPr="00941002">
      <w:rPr>
        <w:i/>
        <w:sz w:val="20"/>
      </w:rPr>
      <w:fldChar w:fldCharType="begin"/>
    </w:r>
    <w:r w:rsidRPr="00941002">
      <w:rPr>
        <w:i/>
        <w:sz w:val="20"/>
      </w:rPr>
      <w:instrText xml:space="preserve"> PAGE   \* MERGEFORMAT </w:instrText>
    </w:r>
    <w:r w:rsidRPr="00941002">
      <w:rPr>
        <w:i/>
        <w:sz w:val="20"/>
      </w:rPr>
      <w:fldChar w:fldCharType="separate"/>
    </w:r>
    <w:r w:rsidR="004C7F70">
      <w:rPr>
        <w:i/>
        <w:noProof/>
        <w:sz w:val="20"/>
      </w:rPr>
      <w:t>17</w:t>
    </w:r>
    <w:r w:rsidRPr="00941002">
      <w:rPr>
        <w:i/>
        <w:noProof/>
        <w:sz w:val="20"/>
      </w:rPr>
      <w:fldChar w:fldCharType="end"/>
    </w:r>
    <w:r w:rsidRPr="00941002">
      <w:rPr>
        <w:i/>
        <w:noProof/>
        <w:sz w:val="20"/>
      </w:rPr>
      <w:tab/>
    </w:r>
    <w:r w:rsidR="00216E4C">
      <w:rPr>
        <w:i/>
        <w:noProof/>
        <w:sz w:val="20"/>
      </w:rPr>
      <w:t>6</w:t>
    </w:r>
    <w:r w:rsidRPr="00941002">
      <w:rPr>
        <w:i/>
        <w:noProof/>
        <w:sz w:val="20"/>
      </w:rPr>
      <w:t xml:space="preserve"> </w:t>
    </w:r>
    <w:r w:rsidR="00216E4C">
      <w:rPr>
        <w:i/>
        <w:noProof/>
        <w:sz w:val="20"/>
      </w:rPr>
      <w:t>November</w:t>
    </w:r>
    <w:r w:rsidRPr="00941002">
      <w:rPr>
        <w:i/>
        <w:noProof/>
        <w:sz w:val="20"/>
      </w:rPr>
      <w:t xml:space="preserve"> 2015</w:t>
    </w:r>
  </w:p>
  <w:p w14:paraId="7D219CFD" w14:textId="77777777" w:rsidR="000302BD" w:rsidRDefault="000302BD">
    <w:pPr>
      <w:pStyle w:val="rightfooter"/>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A2DEF1D" w14:textId="77777777" w:rsidR="008D6BD4" w:rsidRDefault="008D6BD4">
      <w:r>
        <w:separator/>
      </w:r>
    </w:p>
  </w:footnote>
  <w:footnote w:type="continuationSeparator" w:id="0">
    <w:p w14:paraId="1BE18525" w14:textId="77777777" w:rsidR="008D6BD4" w:rsidRDefault="008D6BD4">
      <w:r>
        <w:continuationSeparator/>
      </w:r>
    </w:p>
  </w:footnote>
  <w:footnote w:id="1">
    <w:p w14:paraId="676D1443" w14:textId="77777777" w:rsidR="000302BD" w:rsidRDefault="000302BD">
      <w:pPr>
        <w:pStyle w:val="FootnoteText"/>
      </w:pPr>
      <w:r>
        <w:rPr>
          <w:rStyle w:val="FootnoteReference"/>
        </w:rPr>
        <w:footnoteRef/>
      </w:r>
      <w:r>
        <w:t xml:space="preserve"> Working definition derived from the Federation of Enterprise Architecture Professional Organizations (FEAO) Taxonomy Group as of Oct. 2015. </w:t>
      </w:r>
    </w:p>
  </w:footnote>
  <w:footnote w:id="2">
    <w:p w14:paraId="5EAF38F6" w14:textId="77777777" w:rsidR="000302BD" w:rsidRDefault="000302BD" w:rsidP="003E4711">
      <w:pPr>
        <w:pStyle w:val="FootnoteText"/>
        <w:spacing w:after="120"/>
      </w:pPr>
      <w:r>
        <w:rPr>
          <w:rStyle w:val="FootnoteReference"/>
        </w:rPr>
        <w:footnoteRef/>
      </w:r>
      <w:r>
        <w:t xml:space="preserve"> Presentation decks from Business Architecture Innovation Summits 2013-2015. </w:t>
      </w:r>
      <w:hyperlink r:id="rId1" w:history="1">
        <w:r w:rsidRPr="00DF0140">
          <w:rPr>
            <w:rStyle w:val="Hyperlink"/>
          </w:rPr>
          <w:t>http://www.businessarchitectureguild.org/?page=002</w:t>
        </w:r>
      </w:hyperlink>
      <w:r>
        <w:t xml:space="preserve"> </w:t>
      </w:r>
    </w:p>
  </w:footnote>
  <w:footnote w:id="3">
    <w:p w14:paraId="0329216B" w14:textId="77777777" w:rsidR="000302BD" w:rsidRDefault="000302BD" w:rsidP="003E4711">
      <w:pPr>
        <w:pStyle w:val="FootnoteText"/>
        <w:spacing w:after="120"/>
      </w:pPr>
      <w:r>
        <w:rPr>
          <w:rStyle w:val="FootnoteReference"/>
        </w:rPr>
        <w:footnoteRef/>
      </w:r>
      <w:r>
        <w:t xml:space="preserve"> BIZBOK® Guide, Part 1: Introduction, Version 4.6, Page 5, </w:t>
      </w:r>
      <w:hyperlink r:id="rId2" w:history="1">
        <w:r w:rsidRPr="00DF0140">
          <w:rPr>
            <w:rStyle w:val="Hyperlink"/>
          </w:rPr>
          <w:t>http://c.ymcdn.com/sites/www.businessarchitectureguild.org/resource/resmgr/_BIZBOK_4_6Publicdocuments/1.0_Introduction_v4.6.pdf</w:t>
        </w:r>
      </w:hyperlink>
      <w:r>
        <w:t xml:space="preserve"> </w:t>
      </w:r>
    </w:p>
  </w:footnote>
  <w:footnote w:id="4">
    <w:p w14:paraId="5BF3B680" w14:textId="77777777" w:rsidR="000302BD" w:rsidRDefault="000302BD" w:rsidP="00374181">
      <w:pPr>
        <w:pStyle w:val="FootnoteText"/>
        <w:spacing w:after="120"/>
      </w:pPr>
      <w:r>
        <w:rPr>
          <w:rStyle w:val="FootnoteReference"/>
        </w:rPr>
        <w:footnoteRef/>
      </w:r>
      <w:r>
        <w:t xml:space="preserve"> BIZBOK® Guide, Version 4.6, Part 1: Introduction, Page 6</w:t>
      </w:r>
    </w:p>
  </w:footnote>
  <w:footnote w:id="5">
    <w:p w14:paraId="2FAD21EC" w14:textId="77777777" w:rsidR="000302BD" w:rsidRDefault="000302BD" w:rsidP="00374181">
      <w:pPr>
        <w:pStyle w:val="FootnoteText"/>
        <w:spacing w:after="120"/>
      </w:pPr>
      <w:r>
        <w:rPr>
          <w:rStyle w:val="FootnoteReference"/>
        </w:rPr>
        <w:footnoteRef/>
      </w:r>
      <w:r>
        <w:t xml:space="preserve"> “Business and Dynamic Change: The Arrival of Business Architecture”, Future Strategies, Inc., 2015, Chapter 2, Ulrich, William &amp; Kuehn, Whynde </w:t>
      </w:r>
    </w:p>
  </w:footnote>
  <w:footnote w:id="6">
    <w:p w14:paraId="37771798" w14:textId="0EA4B717" w:rsidR="000302BD" w:rsidRDefault="000302BD" w:rsidP="007B15A3">
      <w:pPr>
        <w:pStyle w:val="FootnoteText"/>
      </w:pPr>
      <w:r>
        <w:rPr>
          <w:rStyle w:val="FootnoteReference"/>
        </w:rPr>
        <w:footnoteRef/>
      </w:r>
      <w:r>
        <w:t xml:space="preserve"> Unified Profile for Do</w:t>
      </w:r>
      <w:r w:rsidR="00216E4C">
        <w:t>D</w:t>
      </w:r>
      <w:r>
        <w:t xml:space="preserve">AF and MoDAF (UPDM), Version 2.1, OMG Document </w:t>
      </w:r>
      <w:r>
        <w:rPr>
          <w:sz w:val="23"/>
          <w:szCs w:val="23"/>
        </w:rPr>
        <w:t xml:space="preserve">formal/2013-08-04, </w:t>
      </w:r>
      <w:r>
        <w:t>page 130</w:t>
      </w:r>
    </w:p>
  </w:footnote>
  <w:footnote w:id="7">
    <w:p w14:paraId="6ED0F982" w14:textId="77777777" w:rsidR="000302BD" w:rsidRDefault="000302BD" w:rsidP="007B15A3">
      <w:pPr>
        <w:pStyle w:val="FootnoteText"/>
      </w:pPr>
      <w:r>
        <w:rPr>
          <w:rStyle w:val="FootnoteReference"/>
        </w:rPr>
        <w:footnoteRef/>
      </w:r>
      <w:r>
        <w:t xml:space="preserve"> A Business-Oriented Foundation for Service Orientation, Ulrich Homann, 2006. </w:t>
      </w:r>
      <w:r w:rsidRPr="00A64C81">
        <w:t>https://msdn.microsoft.com/en-us/library/aa479368.aspx</w:t>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39E727C" w14:textId="77777777" w:rsidR="000302BD" w:rsidRPr="00223BF7" w:rsidRDefault="000302BD">
    <w:pPr>
      <w:pStyle w:val="Header"/>
      <w:rPr>
        <w:rFonts w:ascii="Helvetica" w:hAnsi="Helvetica"/>
        <w:sz w:val="16"/>
      </w:rPr>
    </w:pPr>
    <w:r w:rsidRPr="00223BF7">
      <w:tab/>
    </w:r>
    <w:r w:rsidRPr="00223BF7">
      <w:tab/>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724F68"/>
    <w:multiLevelType w:val="hybridMultilevel"/>
    <w:tmpl w:val="5B786684"/>
    <w:lvl w:ilvl="0" w:tplc="4AB20BEA">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4416072"/>
    <w:multiLevelType w:val="hybridMultilevel"/>
    <w:tmpl w:val="23C4756E"/>
    <w:lvl w:ilvl="0" w:tplc="DCF4C76A">
      <w:start w:val="1"/>
      <w:numFmt w:val="bullet"/>
      <w:pStyle w:val="Subbullet"/>
      <w:lvlText w:val="-"/>
      <w:lvlJc w:val="left"/>
      <w:pPr>
        <w:tabs>
          <w:tab w:val="num" w:pos="1789"/>
        </w:tabs>
        <w:ind w:left="1789" w:hanging="360"/>
      </w:pPr>
      <w:rPr>
        <w:rFonts w:ascii="Times New Roman" w:hAnsi="Times New Roman" w:hint="default"/>
        <w:b/>
        <w:i w:val="0"/>
      </w:rPr>
    </w:lvl>
    <w:lvl w:ilvl="1" w:tplc="04090003" w:tentative="1">
      <w:start w:val="1"/>
      <w:numFmt w:val="bullet"/>
      <w:lvlText w:val="o"/>
      <w:lvlJc w:val="left"/>
      <w:pPr>
        <w:tabs>
          <w:tab w:val="num" w:pos="1944"/>
        </w:tabs>
        <w:ind w:left="1944" w:hanging="360"/>
      </w:pPr>
      <w:rPr>
        <w:rFonts w:ascii="Courier New" w:hAnsi="Courier New" w:cs="Wingdings" w:hint="default"/>
      </w:rPr>
    </w:lvl>
    <w:lvl w:ilvl="2" w:tplc="04090005" w:tentative="1">
      <w:start w:val="1"/>
      <w:numFmt w:val="bullet"/>
      <w:lvlText w:val=""/>
      <w:lvlJc w:val="left"/>
      <w:pPr>
        <w:tabs>
          <w:tab w:val="num" w:pos="2664"/>
        </w:tabs>
        <w:ind w:left="2664" w:hanging="360"/>
      </w:pPr>
      <w:rPr>
        <w:rFonts w:ascii="Wingdings" w:hAnsi="Wingdings" w:hint="default"/>
      </w:rPr>
    </w:lvl>
    <w:lvl w:ilvl="3" w:tplc="04090001" w:tentative="1">
      <w:start w:val="1"/>
      <w:numFmt w:val="bullet"/>
      <w:lvlText w:val=""/>
      <w:lvlJc w:val="left"/>
      <w:pPr>
        <w:tabs>
          <w:tab w:val="num" w:pos="3384"/>
        </w:tabs>
        <w:ind w:left="3384" w:hanging="360"/>
      </w:pPr>
      <w:rPr>
        <w:rFonts w:ascii="Symbol" w:hAnsi="Symbol" w:hint="default"/>
      </w:rPr>
    </w:lvl>
    <w:lvl w:ilvl="4" w:tplc="04090003" w:tentative="1">
      <w:start w:val="1"/>
      <w:numFmt w:val="bullet"/>
      <w:lvlText w:val="o"/>
      <w:lvlJc w:val="left"/>
      <w:pPr>
        <w:tabs>
          <w:tab w:val="num" w:pos="4104"/>
        </w:tabs>
        <w:ind w:left="4104" w:hanging="360"/>
      </w:pPr>
      <w:rPr>
        <w:rFonts w:ascii="Courier New" w:hAnsi="Courier New" w:cs="Wingdings" w:hint="default"/>
      </w:rPr>
    </w:lvl>
    <w:lvl w:ilvl="5" w:tplc="04090005" w:tentative="1">
      <w:start w:val="1"/>
      <w:numFmt w:val="bullet"/>
      <w:lvlText w:val=""/>
      <w:lvlJc w:val="left"/>
      <w:pPr>
        <w:tabs>
          <w:tab w:val="num" w:pos="4824"/>
        </w:tabs>
        <w:ind w:left="4824" w:hanging="360"/>
      </w:pPr>
      <w:rPr>
        <w:rFonts w:ascii="Wingdings" w:hAnsi="Wingdings" w:hint="default"/>
      </w:rPr>
    </w:lvl>
    <w:lvl w:ilvl="6" w:tplc="04090001" w:tentative="1">
      <w:start w:val="1"/>
      <w:numFmt w:val="bullet"/>
      <w:lvlText w:val=""/>
      <w:lvlJc w:val="left"/>
      <w:pPr>
        <w:tabs>
          <w:tab w:val="num" w:pos="5544"/>
        </w:tabs>
        <w:ind w:left="5544" w:hanging="360"/>
      </w:pPr>
      <w:rPr>
        <w:rFonts w:ascii="Symbol" w:hAnsi="Symbol" w:hint="default"/>
      </w:rPr>
    </w:lvl>
    <w:lvl w:ilvl="7" w:tplc="04090003" w:tentative="1">
      <w:start w:val="1"/>
      <w:numFmt w:val="bullet"/>
      <w:lvlText w:val="o"/>
      <w:lvlJc w:val="left"/>
      <w:pPr>
        <w:tabs>
          <w:tab w:val="num" w:pos="6264"/>
        </w:tabs>
        <w:ind w:left="6264" w:hanging="360"/>
      </w:pPr>
      <w:rPr>
        <w:rFonts w:ascii="Courier New" w:hAnsi="Courier New" w:cs="Wingdings" w:hint="default"/>
      </w:rPr>
    </w:lvl>
    <w:lvl w:ilvl="8" w:tplc="04090005" w:tentative="1">
      <w:start w:val="1"/>
      <w:numFmt w:val="bullet"/>
      <w:lvlText w:val=""/>
      <w:lvlJc w:val="left"/>
      <w:pPr>
        <w:tabs>
          <w:tab w:val="num" w:pos="6984"/>
        </w:tabs>
        <w:ind w:left="6984" w:hanging="360"/>
      </w:pPr>
      <w:rPr>
        <w:rFonts w:ascii="Wingdings" w:hAnsi="Wingdings" w:hint="default"/>
      </w:rPr>
    </w:lvl>
  </w:abstractNum>
  <w:abstractNum w:abstractNumId="2">
    <w:nsid w:val="0FB72393"/>
    <w:multiLevelType w:val="multilevel"/>
    <w:tmpl w:val="04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3">
    <w:nsid w:val="20285941"/>
    <w:multiLevelType w:val="hybridMultilevel"/>
    <w:tmpl w:val="A15EFC6E"/>
    <w:lvl w:ilvl="0" w:tplc="04090001">
      <w:start w:val="1"/>
      <w:numFmt w:val="bullet"/>
      <w:lvlText w:val=""/>
      <w:lvlJc w:val="left"/>
      <w:pPr>
        <w:ind w:left="1584" w:hanging="360"/>
      </w:pPr>
      <w:rPr>
        <w:rFonts w:ascii="Symbol" w:hAnsi="Symbol" w:hint="default"/>
      </w:rPr>
    </w:lvl>
    <w:lvl w:ilvl="1" w:tplc="04090003" w:tentative="1">
      <w:start w:val="1"/>
      <w:numFmt w:val="bullet"/>
      <w:lvlText w:val="o"/>
      <w:lvlJc w:val="left"/>
      <w:pPr>
        <w:ind w:left="2304" w:hanging="360"/>
      </w:pPr>
      <w:rPr>
        <w:rFonts w:ascii="Courier New" w:hAnsi="Courier New" w:cs="Courier New" w:hint="default"/>
      </w:rPr>
    </w:lvl>
    <w:lvl w:ilvl="2" w:tplc="04090005" w:tentative="1">
      <w:start w:val="1"/>
      <w:numFmt w:val="bullet"/>
      <w:lvlText w:val=""/>
      <w:lvlJc w:val="left"/>
      <w:pPr>
        <w:ind w:left="3024" w:hanging="360"/>
      </w:pPr>
      <w:rPr>
        <w:rFonts w:ascii="Wingdings" w:hAnsi="Wingdings" w:hint="default"/>
      </w:rPr>
    </w:lvl>
    <w:lvl w:ilvl="3" w:tplc="04090001" w:tentative="1">
      <w:start w:val="1"/>
      <w:numFmt w:val="bullet"/>
      <w:lvlText w:val=""/>
      <w:lvlJc w:val="left"/>
      <w:pPr>
        <w:ind w:left="3744" w:hanging="360"/>
      </w:pPr>
      <w:rPr>
        <w:rFonts w:ascii="Symbol" w:hAnsi="Symbol" w:hint="default"/>
      </w:rPr>
    </w:lvl>
    <w:lvl w:ilvl="4" w:tplc="04090003" w:tentative="1">
      <w:start w:val="1"/>
      <w:numFmt w:val="bullet"/>
      <w:lvlText w:val="o"/>
      <w:lvlJc w:val="left"/>
      <w:pPr>
        <w:ind w:left="4464" w:hanging="360"/>
      </w:pPr>
      <w:rPr>
        <w:rFonts w:ascii="Courier New" w:hAnsi="Courier New" w:cs="Courier New" w:hint="default"/>
      </w:rPr>
    </w:lvl>
    <w:lvl w:ilvl="5" w:tplc="04090005" w:tentative="1">
      <w:start w:val="1"/>
      <w:numFmt w:val="bullet"/>
      <w:lvlText w:val=""/>
      <w:lvlJc w:val="left"/>
      <w:pPr>
        <w:ind w:left="5184" w:hanging="360"/>
      </w:pPr>
      <w:rPr>
        <w:rFonts w:ascii="Wingdings" w:hAnsi="Wingdings" w:hint="default"/>
      </w:rPr>
    </w:lvl>
    <w:lvl w:ilvl="6" w:tplc="04090001" w:tentative="1">
      <w:start w:val="1"/>
      <w:numFmt w:val="bullet"/>
      <w:lvlText w:val=""/>
      <w:lvlJc w:val="left"/>
      <w:pPr>
        <w:ind w:left="5904" w:hanging="360"/>
      </w:pPr>
      <w:rPr>
        <w:rFonts w:ascii="Symbol" w:hAnsi="Symbol" w:hint="default"/>
      </w:rPr>
    </w:lvl>
    <w:lvl w:ilvl="7" w:tplc="04090003" w:tentative="1">
      <w:start w:val="1"/>
      <w:numFmt w:val="bullet"/>
      <w:lvlText w:val="o"/>
      <w:lvlJc w:val="left"/>
      <w:pPr>
        <w:ind w:left="6624" w:hanging="360"/>
      </w:pPr>
      <w:rPr>
        <w:rFonts w:ascii="Courier New" w:hAnsi="Courier New" w:cs="Courier New" w:hint="default"/>
      </w:rPr>
    </w:lvl>
    <w:lvl w:ilvl="8" w:tplc="04090005" w:tentative="1">
      <w:start w:val="1"/>
      <w:numFmt w:val="bullet"/>
      <w:lvlText w:val=""/>
      <w:lvlJc w:val="left"/>
      <w:pPr>
        <w:ind w:left="7344" w:hanging="360"/>
      </w:pPr>
      <w:rPr>
        <w:rFonts w:ascii="Wingdings" w:hAnsi="Wingdings" w:hint="default"/>
      </w:rPr>
    </w:lvl>
  </w:abstractNum>
  <w:abstractNum w:abstractNumId="4">
    <w:nsid w:val="2E1943A6"/>
    <w:multiLevelType w:val="multilevel"/>
    <w:tmpl w:val="EDB8648A"/>
    <w:lvl w:ilvl="0">
      <w:start w:val="6"/>
      <w:numFmt w:val="decimal"/>
      <w:pStyle w:val="Heading1"/>
      <w:lvlText w:val="%1.0"/>
      <w:lvlJc w:val="left"/>
      <w:pPr>
        <w:tabs>
          <w:tab w:val="num" w:pos="864"/>
        </w:tabs>
        <w:ind w:left="864" w:hanging="864"/>
      </w:pPr>
      <w:rPr>
        <w:rFonts w:hint="default"/>
      </w:rPr>
    </w:lvl>
    <w:lvl w:ilvl="1">
      <w:start w:val="1"/>
      <w:numFmt w:val="decimal"/>
      <w:pStyle w:val="Heading2"/>
      <w:lvlText w:val="%1.%2"/>
      <w:lvlJc w:val="left"/>
      <w:pPr>
        <w:tabs>
          <w:tab w:val="num" w:pos="864"/>
        </w:tabs>
        <w:ind w:left="864" w:hanging="864"/>
      </w:pPr>
      <w:rPr>
        <w:rFonts w:hint="default"/>
      </w:rPr>
    </w:lvl>
    <w:lvl w:ilvl="2">
      <w:start w:val="1"/>
      <w:numFmt w:val="decimal"/>
      <w:pStyle w:val="Heading3"/>
      <w:lvlText w:val="%1.%2.%3"/>
      <w:lvlJc w:val="left"/>
      <w:pPr>
        <w:tabs>
          <w:tab w:val="num" w:pos="864"/>
        </w:tabs>
        <w:ind w:left="864" w:hanging="864"/>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5">
    <w:nsid w:val="39565DD9"/>
    <w:multiLevelType w:val="hybridMultilevel"/>
    <w:tmpl w:val="E736B896"/>
    <w:lvl w:ilvl="0" w:tplc="FE5CAAA8">
      <w:start w:val="1"/>
      <w:numFmt w:val="decimal"/>
      <w:lvlText w:val="%1."/>
      <w:lvlJc w:val="left"/>
      <w:pPr>
        <w:tabs>
          <w:tab w:val="num" w:pos="1440"/>
        </w:tabs>
        <w:ind w:left="144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nsid w:val="50754DAB"/>
    <w:multiLevelType w:val="hybridMultilevel"/>
    <w:tmpl w:val="AEB87BAE"/>
    <w:lvl w:ilvl="0" w:tplc="0409000F">
      <w:start w:val="1"/>
      <w:numFmt w:val="decimal"/>
      <w:lvlText w:val="%1."/>
      <w:lvlJc w:val="left"/>
      <w:pPr>
        <w:ind w:left="1584" w:hanging="360"/>
      </w:pPr>
    </w:lvl>
    <w:lvl w:ilvl="1" w:tplc="04090019" w:tentative="1">
      <w:start w:val="1"/>
      <w:numFmt w:val="lowerLetter"/>
      <w:lvlText w:val="%2."/>
      <w:lvlJc w:val="left"/>
      <w:pPr>
        <w:ind w:left="2304" w:hanging="360"/>
      </w:pPr>
    </w:lvl>
    <w:lvl w:ilvl="2" w:tplc="0409001B" w:tentative="1">
      <w:start w:val="1"/>
      <w:numFmt w:val="lowerRoman"/>
      <w:lvlText w:val="%3."/>
      <w:lvlJc w:val="right"/>
      <w:pPr>
        <w:ind w:left="3024" w:hanging="180"/>
      </w:pPr>
    </w:lvl>
    <w:lvl w:ilvl="3" w:tplc="0409000F" w:tentative="1">
      <w:start w:val="1"/>
      <w:numFmt w:val="decimal"/>
      <w:lvlText w:val="%4."/>
      <w:lvlJc w:val="left"/>
      <w:pPr>
        <w:ind w:left="3744" w:hanging="360"/>
      </w:pPr>
    </w:lvl>
    <w:lvl w:ilvl="4" w:tplc="04090019" w:tentative="1">
      <w:start w:val="1"/>
      <w:numFmt w:val="lowerLetter"/>
      <w:lvlText w:val="%5."/>
      <w:lvlJc w:val="left"/>
      <w:pPr>
        <w:ind w:left="4464" w:hanging="360"/>
      </w:pPr>
    </w:lvl>
    <w:lvl w:ilvl="5" w:tplc="0409001B" w:tentative="1">
      <w:start w:val="1"/>
      <w:numFmt w:val="lowerRoman"/>
      <w:lvlText w:val="%6."/>
      <w:lvlJc w:val="right"/>
      <w:pPr>
        <w:ind w:left="5184" w:hanging="180"/>
      </w:pPr>
    </w:lvl>
    <w:lvl w:ilvl="6" w:tplc="0409000F" w:tentative="1">
      <w:start w:val="1"/>
      <w:numFmt w:val="decimal"/>
      <w:lvlText w:val="%7."/>
      <w:lvlJc w:val="left"/>
      <w:pPr>
        <w:ind w:left="5904" w:hanging="360"/>
      </w:pPr>
    </w:lvl>
    <w:lvl w:ilvl="7" w:tplc="04090019" w:tentative="1">
      <w:start w:val="1"/>
      <w:numFmt w:val="lowerLetter"/>
      <w:lvlText w:val="%8."/>
      <w:lvlJc w:val="left"/>
      <w:pPr>
        <w:ind w:left="6624" w:hanging="360"/>
      </w:pPr>
    </w:lvl>
    <w:lvl w:ilvl="8" w:tplc="0409001B" w:tentative="1">
      <w:start w:val="1"/>
      <w:numFmt w:val="lowerRoman"/>
      <w:lvlText w:val="%9."/>
      <w:lvlJc w:val="right"/>
      <w:pPr>
        <w:ind w:left="7344" w:hanging="180"/>
      </w:pPr>
    </w:lvl>
  </w:abstractNum>
  <w:abstractNum w:abstractNumId="7">
    <w:nsid w:val="51C659D6"/>
    <w:multiLevelType w:val="hybridMultilevel"/>
    <w:tmpl w:val="44CCB538"/>
    <w:lvl w:ilvl="0" w:tplc="04090001">
      <w:start w:val="1"/>
      <w:numFmt w:val="bullet"/>
      <w:lvlText w:val=""/>
      <w:lvlJc w:val="left"/>
      <w:pPr>
        <w:ind w:left="1584" w:hanging="360"/>
      </w:pPr>
      <w:rPr>
        <w:rFonts w:ascii="Symbol" w:hAnsi="Symbol" w:hint="default"/>
      </w:rPr>
    </w:lvl>
    <w:lvl w:ilvl="1" w:tplc="04090003" w:tentative="1">
      <w:start w:val="1"/>
      <w:numFmt w:val="bullet"/>
      <w:lvlText w:val="o"/>
      <w:lvlJc w:val="left"/>
      <w:pPr>
        <w:ind w:left="2304" w:hanging="360"/>
      </w:pPr>
      <w:rPr>
        <w:rFonts w:ascii="Courier New" w:hAnsi="Courier New" w:cs="Courier New" w:hint="default"/>
      </w:rPr>
    </w:lvl>
    <w:lvl w:ilvl="2" w:tplc="04090005" w:tentative="1">
      <w:start w:val="1"/>
      <w:numFmt w:val="bullet"/>
      <w:lvlText w:val=""/>
      <w:lvlJc w:val="left"/>
      <w:pPr>
        <w:ind w:left="3024" w:hanging="360"/>
      </w:pPr>
      <w:rPr>
        <w:rFonts w:ascii="Wingdings" w:hAnsi="Wingdings" w:hint="default"/>
      </w:rPr>
    </w:lvl>
    <w:lvl w:ilvl="3" w:tplc="04090001" w:tentative="1">
      <w:start w:val="1"/>
      <w:numFmt w:val="bullet"/>
      <w:lvlText w:val=""/>
      <w:lvlJc w:val="left"/>
      <w:pPr>
        <w:ind w:left="3744" w:hanging="360"/>
      </w:pPr>
      <w:rPr>
        <w:rFonts w:ascii="Symbol" w:hAnsi="Symbol" w:hint="default"/>
      </w:rPr>
    </w:lvl>
    <w:lvl w:ilvl="4" w:tplc="04090003" w:tentative="1">
      <w:start w:val="1"/>
      <w:numFmt w:val="bullet"/>
      <w:lvlText w:val="o"/>
      <w:lvlJc w:val="left"/>
      <w:pPr>
        <w:ind w:left="4464" w:hanging="360"/>
      </w:pPr>
      <w:rPr>
        <w:rFonts w:ascii="Courier New" w:hAnsi="Courier New" w:cs="Courier New" w:hint="default"/>
      </w:rPr>
    </w:lvl>
    <w:lvl w:ilvl="5" w:tplc="04090005" w:tentative="1">
      <w:start w:val="1"/>
      <w:numFmt w:val="bullet"/>
      <w:lvlText w:val=""/>
      <w:lvlJc w:val="left"/>
      <w:pPr>
        <w:ind w:left="5184" w:hanging="360"/>
      </w:pPr>
      <w:rPr>
        <w:rFonts w:ascii="Wingdings" w:hAnsi="Wingdings" w:hint="default"/>
      </w:rPr>
    </w:lvl>
    <w:lvl w:ilvl="6" w:tplc="04090001" w:tentative="1">
      <w:start w:val="1"/>
      <w:numFmt w:val="bullet"/>
      <w:lvlText w:val=""/>
      <w:lvlJc w:val="left"/>
      <w:pPr>
        <w:ind w:left="5904" w:hanging="360"/>
      </w:pPr>
      <w:rPr>
        <w:rFonts w:ascii="Symbol" w:hAnsi="Symbol" w:hint="default"/>
      </w:rPr>
    </w:lvl>
    <w:lvl w:ilvl="7" w:tplc="04090003" w:tentative="1">
      <w:start w:val="1"/>
      <w:numFmt w:val="bullet"/>
      <w:lvlText w:val="o"/>
      <w:lvlJc w:val="left"/>
      <w:pPr>
        <w:ind w:left="6624" w:hanging="360"/>
      </w:pPr>
      <w:rPr>
        <w:rFonts w:ascii="Courier New" w:hAnsi="Courier New" w:cs="Courier New" w:hint="default"/>
      </w:rPr>
    </w:lvl>
    <w:lvl w:ilvl="8" w:tplc="04090005" w:tentative="1">
      <w:start w:val="1"/>
      <w:numFmt w:val="bullet"/>
      <w:lvlText w:val=""/>
      <w:lvlJc w:val="left"/>
      <w:pPr>
        <w:ind w:left="7344" w:hanging="360"/>
      </w:pPr>
      <w:rPr>
        <w:rFonts w:ascii="Wingdings" w:hAnsi="Wingdings" w:hint="default"/>
      </w:rPr>
    </w:lvl>
  </w:abstractNum>
  <w:abstractNum w:abstractNumId="8">
    <w:nsid w:val="556B3A28"/>
    <w:multiLevelType w:val="hybridMultilevel"/>
    <w:tmpl w:val="7F623644"/>
    <w:lvl w:ilvl="0" w:tplc="04090001">
      <w:start w:val="1"/>
      <w:numFmt w:val="bullet"/>
      <w:lvlText w:val=""/>
      <w:lvlJc w:val="left"/>
      <w:pPr>
        <w:ind w:left="1584" w:hanging="360"/>
      </w:pPr>
      <w:rPr>
        <w:rFonts w:ascii="Symbol" w:hAnsi="Symbol" w:hint="default"/>
      </w:rPr>
    </w:lvl>
    <w:lvl w:ilvl="1" w:tplc="04090003" w:tentative="1">
      <w:start w:val="1"/>
      <w:numFmt w:val="bullet"/>
      <w:lvlText w:val="o"/>
      <w:lvlJc w:val="left"/>
      <w:pPr>
        <w:ind w:left="2304" w:hanging="360"/>
      </w:pPr>
      <w:rPr>
        <w:rFonts w:ascii="Courier New" w:hAnsi="Courier New" w:cs="Courier New" w:hint="default"/>
      </w:rPr>
    </w:lvl>
    <w:lvl w:ilvl="2" w:tplc="04090005" w:tentative="1">
      <w:start w:val="1"/>
      <w:numFmt w:val="bullet"/>
      <w:lvlText w:val=""/>
      <w:lvlJc w:val="left"/>
      <w:pPr>
        <w:ind w:left="3024" w:hanging="360"/>
      </w:pPr>
      <w:rPr>
        <w:rFonts w:ascii="Wingdings" w:hAnsi="Wingdings" w:hint="default"/>
      </w:rPr>
    </w:lvl>
    <w:lvl w:ilvl="3" w:tplc="04090001" w:tentative="1">
      <w:start w:val="1"/>
      <w:numFmt w:val="bullet"/>
      <w:lvlText w:val=""/>
      <w:lvlJc w:val="left"/>
      <w:pPr>
        <w:ind w:left="3744" w:hanging="360"/>
      </w:pPr>
      <w:rPr>
        <w:rFonts w:ascii="Symbol" w:hAnsi="Symbol" w:hint="default"/>
      </w:rPr>
    </w:lvl>
    <w:lvl w:ilvl="4" w:tplc="04090003" w:tentative="1">
      <w:start w:val="1"/>
      <w:numFmt w:val="bullet"/>
      <w:lvlText w:val="o"/>
      <w:lvlJc w:val="left"/>
      <w:pPr>
        <w:ind w:left="4464" w:hanging="360"/>
      </w:pPr>
      <w:rPr>
        <w:rFonts w:ascii="Courier New" w:hAnsi="Courier New" w:cs="Courier New" w:hint="default"/>
      </w:rPr>
    </w:lvl>
    <w:lvl w:ilvl="5" w:tplc="04090005" w:tentative="1">
      <w:start w:val="1"/>
      <w:numFmt w:val="bullet"/>
      <w:lvlText w:val=""/>
      <w:lvlJc w:val="left"/>
      <w:pPr>
        <w:ind w:left="5184" w:hanging="360"/>
      </w:pPr>
      <w:rPr>
        <w:rFonts w:ascii="Wingdings" w:hAnsi="Wingdings" w:hint="default"/>
      </w:rPr>
    </w:lvl>
    <w:lvl w:ilvl="6" w:tplc="04090001" w:tentative="1">
      <w:start w:val="1"/>
      <w:numFmt w:val="bullet"/>
      <w:lvlText w:val=""/>
      <w:lvlJc w:val="left"/>
      <w:pPr>
        <w:ind w:left="5904" w:hanging="360"/>
      </w:pPr>
      <w:rPr>
        <w:rFonts w:ascii="Symbol" w:hAnsi="Symbol" w:hint="default"/>
      </w:rPr>
    </w:lvl>
    <w:lvl w:ilvl="7" w:tplc="04090003" w:tentative="1">
      <w:start w:val="1"/>
      <w:numFmt w:val="bullet"/>
      <w:lvlText w:val="o"/>
      <w:lvlJc w:val="left"/>
      <w:pPr>
        <w:ind w:left="6624" w:hanging="360"/>
      </w:pPr>
      <w:rPr>
        <w:rFonts w:ascii="Courier New" w:hAnsi="Courier New" w:cs="Courier New" w:hint="default"/>
      </w:rPr>
    </w:lvl>
    <w:lvl w:ilvl="8" w:tplc="04090005" w:tentative="1">
      <w:start w:val="1"/>
      <w:numFmt w:val="bullet"/>
      <w:lvlText w:val=""/>
      <w:lvlJc w:val="left"/>
      <w:pPr>
        <w:ind w:left="7344" w:hanging="360"/>
      </w:pPr>
      <w:rPr>
        <w:rFonts w:ascii="Wingdings" w:hAnsi="Wingdings" w:hint="default"/>
      </w:rPr>
    </w:lvl>
  </w:abstractNum>
  <w:abstractNum w:abstractNumId="9">
    <w:nsid w:val="61967295"/>
    <w:multiLevelType w:val="hybridMultilevel"/>
    <w:tmpl w:val="0DE8C1F2"/>
    <w:lvl w:ilvl="0" w:tplc="108A2926">
      <w:start w:val="1"/>
      <w:numFmt w:val="bullet"/>
      <w:pStyle w:val="Bullet"/>
      <w:lvlText w:val="•"/>
      <w:lvlJc w:val="left"/>
      <w:pPr>
        <w:tabs>
          <w:tab w:val="num" w:pos="1584"/>
        </w:tabs>
        <w:ind w:left="1584" w:hanging="360"/>
      </w:pPr>
      <w:rPr>
        <w:rFonts w:ascii="Times New Roman" w:hAnsi="Times New Roman" w:hint="default"/>
        <w:b/>
        <w:i w:val="0"/>
      </w:rPr>
    </w:lvl>
    <w:lvl w:ilvl="1" w:tplc="00030409">
      <w:start w:val="1"/>
      <w:numFmt w:val="bullet"/>
      <w:lvlText w:val="o"/>
      <w:lvlJc w:val="left"/>
      <w:pPr>
        <w:tabs>
          <w:tab w:val="num" w:pos="1440"/>
        </w:tabs>
        <w:ind w:left="1440" w:hanging="360"/>
      </w:pPr>
      <w:rPr>
        <w:rFonts w:ascii="Courier New" w:hAnsi="Courier New" w:hint="default"/>
      </w:rPr>
    </w:lvl>
    <w:lvl w:ilvl="2" w:tplc="00050409" w:tentative="1">
      <w:start w:val="1"/>
      <w:numFmt w:val="bullet"/>
      <w:lvlText w:val=""/>
      <w:lvlJc w:val="left"/>
      <w:pPr>
        <w:tabs>
          <w:tab w:val="num" w:pos="2160"/>
        </w:tabs>
        <w:ind w:left="2160" w:hanging="360"/>
      </w:pPr>
      <w:rPr>
        <w:rFonts w:ascii="Wingdings" w:hAnsi="Wingdings" w:hint="default"/>
      </w:rPr>
    </w:lvl>
    <w:lvl w:ilvl="3" w:tplc="00010409" w:tentative="1">
      <w:start w:val="1"/>
      <w:numFmt w:val="bullet"/>
      <w:lvlText w:val=""/>
      <w:lvlJc w:val="left"/>
      <w:pPr>
        <w:tabs>
          <w:tab w:val="num" w:pos="2880"/>
        </w:tabs>
        <w:ind w:left="2880" w:hanging="360"/>
      </w:pPr>
      <w:rPr>
        <w:rFonts w:ascii="Symbol" w:hAnsi="Symbol" w:hint="default"/>
      </w:rPr>
    </w:lvl>
    <w:lvl w:ilvl="4" w:tplc="00030409" w:tentative="1">
      <w:start w:val="1"/>
      <w:numFmt w:val="bullet"/>
      <w:lvlText w:val="o"/>
      <w:lvlJc w:val="left"/>
      <w:pPr>
        <w:tabs>
          <w:tab w:val="num" w:pos="3600"/>
        </w:tabs>
        <w:ind w:left="3600" w:hanging="360"/>
      </w:pPr>
      <w:rPr>
        <w:rFonts w:ascii="Courier New" w:hAnsi="Courier New" w:hint="default"/>
      </w:rPr>
    </w:lvl>
    <w:lvl w:ilvl="5" w:tplc="00050409" w:tentative="1">
      <w:start w:val="1"/>
      <w:numFmt w:val="bullet"/>
      <w:lvlText w:val=""/>
      <w:lvlJc w:val="left"/>
      <w:pPr>
        <w:tabs>
          <w:tab w:val="num" w:pos="4320"/>
        </w:tabs>
        <w:ind w:left="4320" w:hanging="360"/>
      </w:pPr>
      <w:rPr>
        <w:rFonts w:ascii="Wingdings" w:hAnsi="Wingdings" w:hint="default"/>
      </w:rPr>
    </w:lvl>
    <w:lvl w:ilvl="6" w:tplc="00010409" w:tentative="1">
      <w:start w:val="1"/>
      <w:numFmt w:val="bullet"/>
      <w:lvlText w:val=""/>
      <w:lvlJc w:val="left"/>
      <w:pPr>
        <w:tabs>
          <w:tab w:val="num" w:pos="5040"/>
        </w:tabs>
        <w:ind w:left="5040" w:hanging="360"/>
      </w:pPr>
      <w:rPr>
        <w:rFonts w:ascii="Symbol" w:hAnsi="Symbol" w:hint="default"/>
      </w:rPr>
    </w:lvl>
    <w:lvl w:ilvl="7" w:tplc="00030409" w:tentative="1">
      <w:start w:val="1"/>
      <w:numFmt w:val="bullet"/>
      <w:lvlText w:val="o"/>
      <w:lvlJc w:val="left"/>
      <w:pPr>
        <w:tabs>
          <w:tab w:val="num" w:pos="5760"/>
        </w:tabs>
        <w:ind w:left="5760" w:hanging="360"/>
      </w:pPr>
      <w:rPr>
        <w:rFonts w:ascii="Courier New" w:hAnsi="Courier New" w:hint="default"/>
      </w:rPr>
    </w:lvl>
    <w:lvl w:ilvl="8" w:tplc="00050409" w:tentative="1">
      <w:start w:val="1"/>
      <w:numFmt w:val="bullet"/>
      <w:lvlText w:val=""/>
      <w:lvlJc w:val="left"/>
      <w:pPr>
        <w:tabs>
          <w:tab w:val="num" w:pos="6480"/>
        </w:tabs>
        <w:ind w:left="6480" w:hanging="360"/>
      </w:pPr>
      <w:rPr>
        <w:rFonts w:ascii="Wingdings" w:hAnsi="Wingdings" w:hint="default"/>
      </w:rPr>
    </w:lvl>
  </w:abstractNum>
  <w:abstractNum w:abstractNumId="10">
    <w:nsid w:val="70471C69"/>
    <w:multiLevelType w:val="hybridMultilevel"/>
    <w:tmpl w:val="2924ADE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nsid w:val="76916793"/>
    <w:multiLevelType w:val="multilevel"/>
    <w:tmpl w:val="AEF0E142"/>
    <w:lvl w:ilvl="0">
      <w:start w:val="6"/>
      <w:numFmt w:val="decimal"/>
      <w:pStyle w:val="1Heading"/>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num w:numId="1">
    <w:abstractNumId w:val="4"/>
  </w:num>
  <w:num w:numId="2">
    <w:abstractNumId w:val="1"/>
  </w:num>
  <w:num w:numId="3">
    <w:abstractNumId w:val="9"/>
  </w:num>
  <w:num w:numId="4">
    <w:abstractNumId w:val="2"/>
  </w:num>
  <w:num w:numId="5">
    <w:abstractNumId w:val="5"/>
  </w:num>
  <w:num w:numId="6">
    <w:abstractNumId w:val="11"/>
  </w:num>
  <w:num w:numId="7">
    <w:abstractNumId w:val="10"/>
  </w:num>
  <w:num w:numId="8">
    <w:abstractNumId w:val="3"/>
  </w:num>
  <w:num w:numId="9">
    <w:abstractNumId w:val="7"/>
  </w:num>
  <w:num w:numId="10">
    <w:abstractNumId w:val="8"/>
  </w:num>
  <w:num w:numId="11">
    <w:abstractNumId w:val="0"/>
  </w:num>
  <w:num w:numId="12">
    <w:abstractNumId w:val="6"/>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embedSystemFonts/>
  <w:bordersDoNotSurroundHeader/>
  <w:bordersDoNotSurroundFooter/>
  <w:hideSpellingErrors/>
  <w:hideGrammaticalErrors/>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trackRevisions/>
  <w:defaultTabStop w:val="720"/>
  <w:hyphenationZone w:val="0"/>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C1531"/>
    <w:rsid w:val="00006F8D"/>
    <w:rsid w:val="000077D5"/>
    <w:rsid w:val="0001291F"/>
    <w:rsid w:val="000132AF"/>
    <w:rsid w:val="00020CF9"/>
    <w:rsid w:val="000251A9"/>
    <w:rsid w:val="000277AC"/>
    <w:rsid w:val="000302BD"/>
    <w:rsid w:val="00042369"/>
    <w:rsid w:val="0004292B"/>
    <w:rsid w:val="00066AAC"/>
    <w:rsid w:val="00067C1F"/>
    <w:rsid w:val="0007032B"/>
    <w:rsid w:val="00086A3A"/>
    <w:rsid w:val="000A1B4B"/>
    <w:rsid w:val="000C62EB"/>
    <w:rsid w:val="000D303B"/>
    <w:rsid w:val="000D343C"/>
    <w:rsid w:val="000E03F2"/>
    <w:rsid w:val="000E20E3"/>
    <w:rsid w:val="000E5780"/>
    <w:rsid w:val="000F074C"/>
    <w:rsid w:val="000F2EF7"/>
    <w:rsid w:val="000F416B"/>
    <w:rsid w:val="000F591C"/>
    <w:rsid w:val="00101E40"/>
    <w:rsid w:val="00104F1F"/>
    <w:rsid w:val="00121066"/>
    <w:rsid w:val="0012292E"/>
    <w:rsid w:val="0013048F"/>
    <w:rsid w:val="00136965"/>
    <w:rsid w:val="001406E9"/>
    <w:rsid w:val="00140BD7"/>
    <w:rsid w:val="00144C46"/>
    <w:rsid w:val="0015353B"/>
    <w:rsid w:val="00154406"/>
    <w:rsid w:val="00163244"/>
    <w:rsid w:val="00167FD6"/>
    <w:rsid w:val="00185908"/>
    <w:rsid w:val="00192B3F"/>
    <w:rsid w:val="001969B8"/>
    <w:rsid w:val="001D1615"/>
    <w:rsid w:val="001D5DBF"/>
    <w:rsid w:val="001E1408"/>
    <w:rsid w:val="001E371F"/>
    <w:rsid w:val="001F63FC"/>
    <w:rsid w:val="00203273"/>
    <w:rsid w:val="00216E4C"/>
    <w:rsid w:val="00217DD3"/>
    <w:rsid w:val="00223BF7"/>
    <w:rsid w:val="002272ED"/>
    <w:rsid w:val="002333CD"/>
    <w:rsid w:val="00235AC0"/>
    <w:rsid w:val="00242947"/>
    <w:rsid w:val="0024368B"/>
    <w:rsid w:val="00254E43"/>
    <w:rsid w:val="002647C1"/>
    <w:rsid w:val="002651C3"/>
    <w:rsid w:val="00266493"/>
    <w:rsid w:val="00283FED"/>
    <w:rsid w:val="00290994"/>
    <w:rsid w:val="00291CCA"/>
    <w:rsid w:val="0029622F"/>
    <w:rsid w:val="002970EB"/>
    <w:rsid w:val="002A1215"/>
    <w:rsid w:val="002A1E43"/>
    <w:rsid w:val="002B7BB9"/>
    <w:rsid w:val="002C5AD9"/>
    <w:rsid w:val="002D3527"/>
    <w:rsid w:val="002D55D7"/>
    <w:rsid w:val="002D6416"/>
    <w:rsid w:val="002D690A"/>
    <w:rsid w:val="002D6B57"/>
    <w:rsid w:val="002E133E"/>
    <w:rsid w:val="002E4C19"/>
    <w:rsid w:val="002F4566"/>
    <w:rsid w:val="00311E75"/>
    <w:rsid w:val="00313020"/>
    <w:rsid w:val="00333394"/>
    <w:rsid w:val="00337A12"/>
    <w:rsid w:val="00340D1C"/>
    <w:rsid w:val="00342C75"/>
    <w:rsid w:val="00346970"/>
    <w:rsid w:val="00353C90"/>
    <w:rsid w:val="00356691"/>
    <w:rsid w:val="00372EC3"/>
    <w:rsid w:val="00373A9E"/>
    <w:rsid w:val="00374181"/>
    <w:rsid w:val="003766A0"/>
    <w:rsid w:val="00385762"/>
    <w:rsid w:val="00386DF9"/>
    <w:rsid w:val="00394356"/>
    <w:rsid w:val="00395EDB"/>
    <w:rsid w:val="00396673"/>
    <w:rsid w:val="003A4DE9"/>
    <w:rsid w:val="003A5CE1"/>
    <w:rsid w:val="003B246D"/>
    <w:rsid w:val="003E093E"/>
    <w:rsid w:val="003E4711"/>
    <w:rsid w:val="003E5B5A"/>
    <w:rsid w:val="003F1BBD"/>
    <w:rsid w:val="00406C74"/>
    <w:rsid w:val="0041091F"/>
    <w:rsid w:val="00413503"/>
    <w:rsid w:val="00422B18"/>
    <w:rsid w:val="004306E2"/>
    <w:rsid w:val="00430E96"/>
    <w:rsid w:val="004342EB"/>
    <w:rsid w:val="004349DE"/>
    <w:rsid w:val="004359D4"/>
    <w:rsid w:val="00443E6B"/>
    <w:rsid w:val="00450822"/>
    <w:rsid w:val="004512DE"/>
    <w:rsid w:val="00452C6A"/>
    <w:rsid w:val="00452FBB"/>
    <w:rsid w:val="0046266C"/>
    <w:rsid w:val="00466616"/>
    <w:rsid w:val="0047114C"/>
    <w:rsid w:val="00472815"/>
    <w:rsid w:val="00473B15"/>
    <w:rsid w:val="00474ED5"/>
    <w:rsid w:val="004844CE"/>
    <w:rsid w:val="00487B24"/>
    <w:rsid w:val="004B013D"/>
    <w:rsid w:val="004B11BF"/>
    <w:rsid w:val="004B4C72"/>
    <w:rsid w:val="004C1531"/>
    <w:rsid w:val="004C7F70"/>
    <w:rsid w:val="00505A7A"/>
    <w:rsid w:val="005110F7"/>
    <w:rsid w:val="00511858"/>
    <w:rsid w:val="00515529"/>
    <w:rsid w:val="00515BC8"/>
    <w:rsid w:val="00521CFC"/>
    <w:rsid w:val="005231B9"/>
    <w:rsid w:val="00524651"/>
    <w:rsid w:val="005415FC"/>
    <w:rsid w:val="00551613"/>
    <w:rsid w:val="005537C5"/>
    <w:rsid w:val="0055763F"/>
    <w:rsid w:val="005777F5"/>
    <w:rsid w:val="005A4C4F"/>
    <w:rsid w:val="005C3FAA"/>
    <w:rsid w:val="005C6EB9"/>
    <w:rsid w:val="005D1995"/>
    <w:rsid w:val="005E367D"/>
    <w:rsid w:val="005F4EAE"/>
    <w:rsid w:val="0061022E"/>
    <w:rsid w:val="00626187"/>
    <w:rsid w:val="00626B2A"/>
    <w:rsid w:val="00631865"/>
    <w:rsid w:val="00632F35"/>
    <w:rsid w:val="00633A24"/>
    <w:rsid w:val="006350AA"/>
    <w:rsid w:val="006374F6"/>
    <w:rsid w:val="0064228A"/>
    <w:rsid w:val="00642643"/>
    <w:rsid w:val="00644EE8"/>
    <w:rsid w:val="00650055"/>
    <w:rsid w:val="00651040"/>
    <w:rsid w:val="0065141E"/>
    <w:rsid w:val="00654BD3"/>
    <w:rsid w:val="00656C8D"/>
    <w:rsid w:val="006619ED"/>
    <w:rsid w:val="0066236E"/>
    <w:rsid w:val="00666D51"/>
    <w:rsid w:val="00670026"/>
    <w:rsid w:val="006717F4"/>
    <w:rsid w:val="00673BDD"/>
    <w:rsid w:val="00675F79"/>
    <w:rsid w:val="0068062E"/>
    <w:rsid w:val="006817F9"/>
    <w:rsid w:val="00682C42"/>
    <w:rsid w:val="006858B8"/>
    <w:rsid w:val="0068647E"/>
    <w:rsid w:val="006871A0"/>
    <w:rsid w:val="00691DB7"/>
    <w:rsid w:val="006B42A9"/>
    <w:rsid w:val="006B6226"/>
    <w:rsid w:val="006D1DDD"/>
    <w:rsid w:val="006D5625"/>
    <w:rsid w:val="006E14E8"/>
    <w:rsid w:val="006E6FB0"/>
    <w:rsid w:val="006F4DEA"/>
    <w:rsid w:val="006F509C"/>
    <w:rsid w:val="0070034A"/>
    <w:rsid w:val="007137CC"/>
    <w:rsid w:val="00715EA8"/>
    <w:rsid w:val="00730619"/>
    <w:rsid w:val="00735B8A"/>
    <w:rsid w:val="00736E04"/>
    <w:rsid w:val="00744362"/>
    <w:rsid w:val="007464E6"/>
    <w:rsid w:val="00752D99"/>
    <w:rsid w:val="007538F4"/>
    <w:rsid w:val="007549BE"/>
    <w:rsid w:val="00755BE2"/>
    <w:rsid w:val="00755D73"/>
    <w:rsid w:val="00764382"/>
    <w:rsid w:val="00770844"/>
    <w:rsid w:val="0077317A"/>
    <w:rsid w:val="007748DB"/>
    <w:rsid w:val="00783725"/>
    <w:rsid w:val="007844E2"/>
    <w:rsid w:val="00784F86"/>
    <w:rsid w:val="00786FF1"/>
    <w:rsid w:val="00794AF6"/>
    <w:rsid w:val="007B15A3"/>
    <w:rsid w:val="007B205D"/>
    <w:rsid w:val="007B3552"/>
    <w:rsid w:val="007C632D"/>
    <w:rsid w:val="007D2304"/>
    <w:rsid w:val="007D24DE"/>
    <w:rsid w:val="007E2A44"/>
    <w:rsid w:val="007F26AC"/>
    <w:rsid w:val="007F6BB4"/>
    <w:rsid w:val="007F6E7B"/>
    <w:rsid w:val="00800EBD"/>
    <w:rsid w:val="00804865"/>
    <w:rsid w:val="00806554"/>
    <w:rsid w:val="0082170A"/>
    <w:rsid w:val="008403DE"/>
    <w:rsid w:val="00843286"/>
    <w:rsid w:val="00847451"/>
    <w:rsid w:val="00850179"/>
    <w:rsid w:val="0085144B"/>
    <w:rsid w:val="00852E07"/>
    <w:rsid w:val="00856E5A"/>
    <w:rsid w:val="008642F1"/>
    <w:rsid w:val="008676AC"/>
    <w:rsid w:val="00867D47"/>
    <w:rsid w:val="00874606"/>
    <w:rsid w:val="00882C38"/>
    <w:rsid w:val="0089226F"/>
    <w:rsid w:val="00896AE1"/>
    <w:rsid w:val="00897E25"/>
    <w:rsid w:val="008A2EB3"/>
    <w:rsid w:val="008A3B7E"/>
    <w:rsid w:val="008B11D1"/>
    <w:rsid w:val="008B54AF"/>
    <w:rsid w:val="008C2366"/>
    <w:rsid w:val="008D6BD4"/>
    <w:rsid w:val="008E05A9"/>
    <w:rsid w:val="008F0FC3"/>
    <w:rsid w:val="008F45AA"/>
    <w:rsid w:val="009003BA"/>
    <w:rsid w:val="00901DDB"/>
    <w:rsid w:val="00911D23"/>
    <w:rsid w:val="00912C46"/>
    <w:rsid w:val="00914689"/>
    <w:rsid w:val="009213E9"/>
    <w:rsid w:val="00932A15"/>
    <w:rsid w:val="0093507A"/>
    <w:rsid w:val="00940EA0"/>
    <w:rsid w:val="00941002"/>
    <w:rsid w:val="00945B8A"/>
    <w:rsid w:val="009468C8"/>
    <w:rsid w:val="009663C4"/>
    <w:rsid w:val="00971A01"/>
    <w:rsid w:val="009862C0"/>
    <w:rsid w:val="00993D75"/>
    <w:rsid w:val="009A1AB8"/>
    <w:rsid w:val="009B0D99"/>
    <w:rsid w:val="009B7CFB"/>
    <w:rsid w:val="009C1715"/>
    <w:rsid w:val="00A07434"/>
    <w:rsid w:val="00A1095D"/>
    <w:rsid w:val="00A24E79"/>
    <w:rsid w:val="00A55079"/>
    <w:rsid w:val="00A64555"/>
    <w:rsid w:val="00A65DFC"/>
    <w:rsid w:val="00A72A0B"/>
    <w:rsid w:val="00A749F0"/>
    <w:rsid w:val="00A76688"/>
    <w:rsid w:val="00A91F0F"/>
    <w:rsid w:val="00AA30DB"/>
    <w:rsid w:val="00AA5486"/>
    <w:rsid w:val="00AB25FB"/>
    <w:rsid w:val="00AB42BF"/>
    <w:rsid w:val="00AC5CE2"/>
    <w:rsid w:val="00AD337B"/>
    <w:rsid w:val="00AD403A"/>
    <w:rsid w:val="00AD55FA"/>
    <w:rsid w:val="00AD7447"/>
    <w:rsid w:val="00AF04E3"/>
    <w:rsid w:val="00AF28A9"/>
    <w:rsid w:val="00AF39D4"/>
    <w:rsid w:val="00B10C36"/>
    <w:rsid w:val="00B12C45"/>
    <w:rsid w:val="00B240F5"/>
    <w:rsid w:val="00B2666E"/>
    <w:rsid w:val="00B36DA0"/>
    <w:rsid w:val="00B42B7D"/>
    <w:rsid w:val="00B6346E"/>
    <w:rsid w:val="00B67952"/>
    <w:rsid w:val="00B77156"/>
    <w:rsid w:val="00B8479A"/>
    <w:rsid w:val="00BA7366"/>
    <w:rsid w:val="00BD6504"/>
    <w:rsid w:val="00BE25AA"/>
    <w:rsid w:val="00BE3ADE"/>
    <w:rsid w:val="00C05C36"/>
    <w:rsid w:val="00C1062A"/>
    <w:rsid w:val="00C174A0"/>
    <w:rsid w:val="00C23077"/>
    <w:rsid w:val="00C24018"/>
    <w:rsid w:val="00C24550"/>
    <w:rsid w:val="00C31038"/>
    <w:rsid w:val="00C313D3"/>
    <w:rsid w:val="00C432C9"/>
    <w:rsid w:val="00C510F1"/>
    <w:rsid w:val="00C54E47"/>
    <w:rsid w:val="00C620F5"/>
    <w:rsid w:val="00C65649"/>
    <w:rsid w:val="00C87BD6"/>
    <w:rsid w:val="00C91CD8"/>
    <w:rsid w:val="00C946D7"/>
    <w:rsid w:val="00C94901"/>
    <w:rsid w:val="00CA00FE"/>
    <w:rsid w:val="00CA06B4"/>
    <w:rsid w:val="00CB2E29"/>
    <w:rsid w:val="00CB5634"/>
    <w:rsid w:val="00CC631F"/>
    <w:rsid w:val="00CC63C9"/>
    <w:rsid w:val="00CC7D57"/>
    <w:rsid w:val="00CD49EF"/>
    <w:rsid w:val="00CE22B1"/>
    <w:rsid w:val="00CF53AF"/>
    <w:rsid w:val="00CF7065"/>
    <w:rsid w:val="00D07F42"/>
    <w:rsid w:val="00D13502"/>
    <w:rsid w:val="00D15019"/>
    <w:rsid w:val="00D411D3"/>
    <w:rsid w:val="00D70ABD"/>
    <w:rsid w:val="00D71EDD"/>
    <w:rsid w:val="00D73B0E"/>
    <w:rsid w:val="00D850CE"/>
    <w:rsid w:val="00D906DE"/>
    <w:rsid w:val="00DB11AF"/>
    <w:rsid w:val="00DB1AF8"/>
    <w:rsid w:val="00DB59AA"/>
    <w:rsid w:val="00DB6101"/>
    <w:rsid w:val="00DC0AF9"/>
    <w:rsid w:val="00DC6A6B"/>
    <w:rsid w:val="00DC6DE9"/>
    <w:rsid w:val="00DD4C7B"/>
    <w:rsid w:val="00DE21CE"/>
    <w:rsid w:val="00DE71F8"/>
    <w:rsid w:val="00DF664E"/>
    <w:rsid w:val="00E04CC3"/>
    <w:rsid w:val="00E11B0B"/>
    <w:rsid w:val="00E15FA2"/>
    <w:rsid w:val="00E30372"/>
    <w:rsid w:val="00E31148"/>
    <w:rsid w:val="00E34109"/>
    <w:rsid w:val="00E43188"/>
    <w:rsid w:val="00E45439"/>
    <w:rsid w:val="00E50010"/>
    <w:rsid w:val="00E52ADB"/>
    <w:rsid w:val="00E52C8A"/>
    <w:rsid w:val="00E603DD"/>
    <w:rsid w:val="00E61824"/>
    <w:rsid w:val="00E8795A"/>
    <w:rsid w:val="00E87CDA"/>
    <w:rsid w:val="00E95556"/>
    <w:rsid w:val="00EA01F8"/>
    <w:rsid w:val="00EA040C"/>
    <w:rsid w:val="00EB4D5F"/>
    <w:rsid w:val="00EC13D5"/>
    <w:rsid w:val="00EF1E51"/>
    <w:rsid w:val="00EF20B1"/>
    <w:rsid w:val="00F01B1E"/>
    <w:rsid w:val="00F10B37"/>
    <w:rsid w:val="00F17248"/>
    <w:rsid w:val="00F22029"/>
    <w:rsid w:val="00F2435A"/>
    <w:rsid w:val="00F355F2"/>
    <w:rsid w:val="00F50E57"/>
    <w:rsid w:val="00F51482"/>
    <w:rsid w:val="00F63F7F"/>
    <w:rsid w:val="00F649E3"/>
    <w:rsid w:val="00F76F10"/>
    <w:rsid w:val="00F81564"/>
    <w:rsid w:val="00F84359"/>
    <w:rsid w:val="00F93E65"/>
    <w:rsid w:val="00F94B63"/>
    <w:rsid w:val="00FA708D"/>
    <w:rsid w:val="00FB17B7"/>
    <w:rsid w:val="00FB4928"/>
    <w:rsid w:val="00FB7B68"/>
    <w:rsid w:val="00FD0DC5"/>
    <w:rsid w:val="00FE79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oNotEmbedSmartTags/>
  <w:decimalSymbol w:val="."/>
  <w:listSeparator w:val=","/>
  <w14:docId w14:val="42F02834"/>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New York" w:eastAsia="Times New Roman" w:hAnsi="New York" w:cs="Times New Roman"/>
        <w:lang w:val="en-US" w:eastAsia="en-US" w:bidi="ar-SA"/>
      </w:rPr>
    </w:rPrDefault>
    <w:pPrDefault/>
  </w:docDefaults>
  <w:latentStyles w:defLockedState="0" w:defUIPriority="0" w:defSemiHidden="0" w:defUnhideWhenUsed="0" w:defQFormat="0" w:count="380">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imes New Roman" w:hAnsi="Times New Roman"/>
      <w:sz w:val="24"/>
    </w:rPr>
  </w:style>
  <w:style w:type="paragraph" w:styleId="Heading1">
    <w:name w:val="heading 1"/>
    <w:basedOn w:val="Normal"/>
    <w:next w:val="Body"/>
    <w:qFormat/>
    <w:pPr>
      <w:keepNext/>
      <w:numPr>
        <w:numId w:val="1"/>
      </w:numPr>
      <w:spacing w:before="420" w:after="140" w:line="320" w:lineRule="exact"/>
      <w:outlineLvl w:val="0"/>
    </w:pPr>
    <w:rPr>
      <w:rFonts w:ascii="Helvetica" w:hAnsi="Helvetica"/>
      <w:b/>
      <w:sz w:val="28"/>
    </w:rPr>
  </w:style>
  <w:style w:type="paragraph" w:styleId="Heading2">
    <w:name w:val="heading 2"/>
    <w:basedOn w:val="Normal"/>
    <w:next w:val="Body"/>
    <w:qFormat/>
    <w:pPr>
      <w:keepNext/>
      <w:numPr>
        <w:ilvl w:val="1"/>
        <w:numId w:val="1"/>
      </w:numPr>
      <w:spacing w:before="300" w:line="280" w:lineRule="exact"/>
      <w:outlineLvl w:val="1"/>
    </w:pPr>
    <w:rPr>
      <w:rFonts w:ascii="Helvetica" w:hAnsi="Helvetica"/>
      <w:b/>
    </w:rPr>
  </w:style>
  <w:style w:type="paragraph" w:styleId="Heading3">
    <w:name w:val="heading 3"/>
    <w:basedOn w:val="Normal"/>
    <w:next w:val="Body"/>
    <w:qFormat/>
    <w:pPr>
      <w:keepNext/>
      <w:numPr>
        <w:ilvl w:val="2"/>
        <w:numId w:val="1"/>
      </w:numPr>
      <w:spacing w:before="240" w:after="120" w:line="280" w:lineRule="exact"/>
      <w:outlineLvl w:val="2"/>
    </w:pPr>
  </w:style>
  <w:style w:type="paragraph" w:styleId="Heading4">
    <w:name w:val="heading 4"/>
    <w:basedOn w:val="Normal"/>
    <w:qFormat/>
    <w:pPr>
      <w:numPr>
        <w:ilvl w:val="3"/>
        <w:numId w:val="1"/>
      </w:numPr>
      <w:spacing w:before="240" w:after="120"/>
      <w:outlineLvl w:val="3"/>
    </w:pPr>
    <w:rPr>
      <w:i/>
    </w:rPr>
  </w:style>
  <w:style w:type="paragraph" w:styleId="Heading5">
    <w:name w:val="heading 5"/>
    <w:basedOn w:val="Normal"/>
    <w:qFormat/>
    <w:pPr>
      <w:numPr>
        <w:ilvl w:val="4"/>
        <w:numId w:val="1"/>
      </w:numPr>
      <w:spacing w:before="240"/>
      <w:outlineLvl w:val="4"/>
    </w:pPr>
    <w:rPr>
      <w:sz w:val="22"/>
    </w:rPr>
  </w:style>
  <w:style w:type="paragraph" w:styleId="Heading6">
    <w:name w:val="heading 6"/>
    <w:basedOn w:val="Normal"/>
    <w:next w:val="Normal"/>
    <w:qFormat/>
    <w:pPr>
      <w:numPr>
        <w:ilvl w:val="5"/>
        <w:numId w:val="1"/>
      </w:numPr>
      <w:spacing w:before="240" w:after="60"/>
      <w:outlineLvl w:val="5"/>
    </w:pPr>
    <w:rPr>
      <w:i/>
      <w:sz w:val="22"/>
    </w:rPr>
  </w:style>
  <w:style w:type="paragraph" w:styleId="Heading7">
    <w:name w:val="heading 7"/>
    <w:basedOn w:val="Normal"/>
    <w:next w:val="Normal"/>
    <w:qFormat/>
    <w:pPr>
      <w:numPr>
        <w:ilvl w:val="6"/>
        <w:numId w:val="1"/>
      </w:numPr>
      <w:spacing w:before="240" w:after="60"/>
      <w:outlineLvl w:val="6"/>
    </w:pPr>
    <w:rPr>
      <w:rFonts w:ascii="Arial" w:hAnsi="Arial"/>
      <w:sz w:val="20"/>
    </w:rPr>
  </w:style>
  <w:style w:type="paragraph" w:styleId="Heading8">
    <w:name w:val="heading 8"/>
    <w:basedOn w:val="Normal"/>
    <w:next w:val="Normal"/>
    <w:qFormat/>
    <w:pPr>
      <w:numPr>
        <w:ilvl w:val="7"/>
        <w:numId w:val="1"/>
      </w:numPr>
      <w:spacing w:before="240" w:after="60"/>
      <w:outlineLvl w:val="7"/>
    </w:pPr>
    <w:rPr>
      <w:rFonts w:ascii="Arial" w:hAnsi="Arial"/>
      <w:i/>
      <w:sz w:val="20"/>
    </w:rPr>
  </w:style>
  <w:style w:type="paragraph" w:styleId="Heading9">
    <w:name w:val="heading 9"/>
    <w:basedOn w:val="Normal"/>
    <w:next w:val="Normal"/>
    <w:qFormat/>
    <w:pPr>
      <w:numPr>
        <w:ilvl w:val="8"/>
        <w:numId w:val="1"/>
      </w:numPr>
      <w:spacing w:before="240" w:after="60"/>
      <w:outlineLvl w:val="8"/>
    </w:pPr>
    <w:rPr>
      <w:rFonts w:ascii="Arial" w:hAnsi="Arial"/>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Hidden">
    <w:name w:val="Body Hidden"/>
    <w:basedOn w:val="Body"/>
    <w:next w:val="Body"/>
    <w:rsid w:val="00691B24"/>
    <w:rPr>
      <w:i/>
      <w:color w:val="FF0000"/>
    </w:rPr>
  </w:style>
  <w:style w:type="paragraph" w:customStyle="1" w:styleId="Body">
    <w:name w:val="Body"/>
    <w:basedOn w:val="Normal"/>
    <w:pPr>
      <w:spacing w:before="160" w:after="120" w:line="280" w:lineRule="exact"/>
      <w:ind w:left="864"/>
    </w:pPr>
  </w:style>
  <w:style w:type="paragraph" w:styleId="Footer">
    <w:name w:val="footer"/>
    <w:basedOn w:val="Normal"/>
    <w:link w:val="FooterChar"/>
    <w:uiPriority w:val="99"/>
    <w:pPr>
      <w:tabs>
        <w:tab w:val="center" w:pos="4252"/>
        <w:tab w:val="right" w:pos="8504"/>
      </w:tabs>
    </w:pPr>
  </w:style>
  <w:style w:type="paragraph" w:styleId="Header">
    <w:name w:val="header"/>
    <w:basedOn w:val="Normal"/>
    <w:pPr>
      <w:tabs>
        <w:tab w:val="center" w:pos="4252"/>
        <w:tab w:val="right" w:pos="8504"/>
      </w:tabs>
    </w:pPr>
  </w:style>
  <w:style w:type="paragraph" w:customStyle="1" w:styleId="1Heading">
    <w:name w:val="1Heading"/>
    <w:basedOn w:val="Normal"/>
    <w:next w:val="Body"/>
    <w:rsid w:val="00283FED"/>
    <w:pPr>
      <w:keepNext/>
      <w:pageBreakBefore/>
      <w:numPr>
        <w:numId w:val="6"/>
      </w:numPr>
      <w:tabs>
        <w:tab w:val="left" w:pos="864"/>
      </w:tabs>
      <w:spacing w:before="419" w:after="140" w:line="320" w:lineRule="exact"/>
    </w:pPr>
    <w:rPr>
      <w:rFonts w:ascii="Helvetica" w:hAnsi="Helvetica"/>
      <w:b/>
      <w:sz w:val="28"/>
    </w:rPr>
  </w:style>
  <w:style w:type="paragraph" w:customStyle="1" w:styleId="2Heading">
    <w:name w:val="2Heading"/>
    <w:basedOn w:val="Normal"/>
    <w:next w:val="Body"/>
    <w:pPr>
      <w:keepNext/>
      <w:tabs>
        <w:tab w:val="left" w:pos="864"/>
      </w:tabs>
      <w:spacing w:before="299" w:line="280" w:lineRule="exact"/>
      <w:ind w:left="864" w:hanging="865"/>
    </w:pPr>
    <w:rPr>
      <w:rFonts w:ascii="Helvetica" w:hAnsi="Helvetica"/>
      <w:b/>
    </w:rPr>
  </w:style>
  <w:style w:type="paragraph" w:customStyle="1" w:styleId="3Heading">
    <w:name w:val="3Heading"/>
    <w:basedOn w:val="Normal"/>
    <w:next w:val="Body"/>
    <w:pPr>
      <w:keepNext/>
      <w:tabs>
        <w:tab w:val="left" w:pos="864"/>
      </w:tabs>
      <w:spacing w:before="240" w:after="120" w:line="280" w:lineRule="exact"/>
      <w:ind w:left="864" w:hanging="865"/>
    </w:pPr>
  </w:style>
  <w:style w:type="paragraph" w:customStyle="1" w:styleId="Body-bold">
    <w:name w:val="Body-bold"/>
    <w:basedOn w:val="Normal"/>
    <w:pPr>
      <w:spacing w:before="160" w:after="120" w:line="280" w:lineRule="exact"/>
      <w:ind w:left="864"/>
    </w:pPr>
    <w:rPr>
      <w:b/>
    </w:rPr>
  </w:style>
  <w:style w:type="paragraph" w:customStyle="1" w:styleId="Bullet">
    <w:name w:val="Bullet"/>
    <w:basedOn w:val="Normal"/>
    <w:rsid w:val="004D1BF3"/>
    <w:pPr>
      <w:numPr>
        <w:numId w:val="3"/>
      </w:numPr>
      <w:tabs>
        <w:tab w:val="clear" w:pos="1584"/>
        <w:tab w:val="left" w:pos="851"/>
      </w:tabs>
      <w:spacing w:before="120" w:after="80" w:line="280" w:lineRule="exact"/>
      <w:ind w:left="1135" w:hanging="284"/>
    </w:pPr>
  </w:style>
  <w:style w:type="paragraph" w:customStyle="1" w:styleId="CBullet">
    <w:name w:val="CBullet"/>
    <w:basedOn w:val="Normal"/>
    <w:rsid w:val="004D1BF3"/>
    <w:pPr>
      <w:tabs>
        <w:tab w:val="left" w:pos="864"/>
        <w:tab w:val="left" w:pos="1152"/>
      </w:tabs>
      <w:spacing w:before="120" w:after="120" w:line="280" w:lineRule="exact"/>
      <w:ind w:left="1134"/>
    </w:pPr>
  </w:style>
  <w:style w:type="paragraph" w:customStyle="1" w:styleId="CellBody">
    <w:name w:val="CellBody"/>
    <w:basedOn w:val="Normal"/>
    <w:pPr>
      <w:spacing w:after="80" w:line="280" w:lineRule="exact"/>
    </w:pPr>
    <w:rPr>
      <w:i/>
    </w:rPr>
  </w:style>
  <w:style w:type="paragraph" w:customStyle="1" w:styleId="CellHeading">
    <w:name w:val="CellHeading"/>
    <w:basedOn w:val="Normal"/>
    <w:pPr>
      <w:spacing w:line="280" w:lineRule="exact"/>
    </w:pPr>
    <w:rPr>
      <w:rFonts w:ascii="Helvetica" w:hAnsi="Helvetica"/>
      <w:b/>
    </w:rPr>
  </w:style>
  <w:style w:type="paragraph" w:customStyle="1" w:styleId="ItalBody">
    <w:name w:val="Ital Body"/>
    <w:basedOn w:val="Normal"/>
    <w:pPr>
      <w:spacing w:before="160" w:after="120" w:line="280" w:lineRule="exact"/>
      <w:ind w:left="864"/>
    </w:pPr>
    <w:rPr>
      <w:i/>
    </w:rPr>
  </w:style>
  <w:style w:type="paragraph" w:customStyle="1" w:styleId="ItalBullet">
    <w:name w:val="Ital Bullet"/>
    <w:basedOn w:val="Normal"/>
    <w:pPr>
      <w:tabs>
        <w:tab w:val="left" w:pos="864"/>
        <w:tab w:val="left" w:pos="1152"/>
      </w:tabs>
      <w:spacing w:before="120" w:after="80" w:line="280" w:lineRule="exact"/>
      <w:ind w:left="1152" w:hanging="288"/>
    </w:pPr>
    <w:rPr>
      <w:i/>
    </w:rPr>
  </w:style>
  <w:style w:type="paragraph" w:customStyle="1" w:styleId="ItalHeading">
    <w:name w:val="Ital Heading"/>
    <w:basedOn w:val="Normal"/>
    <w:next w:val="Body"/>
    <w:pPr>
      <w:keepNext/>
      <w:tabs>
        <w:tab w:val="left" w:pos="864"/>
      </w:tabs>
      <w:spacing w:before="299" w:line="280" w:lineRule="exact"/>
      <w:ind w:left="864" w:hanging="865"/>
    </w:pPr>
    <w:rPr>
      <w:rFonts w:ascii="Helvetica" w:hAnsi="Helvetica"/>
      <w:b/>
      <w:i/>
    </w:rPr>
  </w:style>
  <w:style w:type="paragraph" w:customStyle="1" w:styleId="New">
    <w:name w:val="New"/>
    <w:basedOn w:val="Normal"/>
    <w:pPr>
      <w:spacing w:after="20" w:line="280" w:lineRule="exact"/>
      <w:jc w:val="center"/>
    </w:pPr>
    <w:rPr>
      <w:rFonts w:ascii="Helvetica" w:hAnsi="Helvetica"/>
    </w:rPr>
  </w:style>
  <w:style w:type="paragraph" w:customStyle="1" w:styleId="SmallHeading">
    <w:name w:val="Small Heading"/>
    <w:basedOn w:val="Normal"/>
    <w:next w:val="Body"/>
    <w:pPr>
      <w:keepNext/>
      <w:tabs>
        <w:tab w:val="left" w:pos="864"/>
      </w:tabs>
      <w:spacing w:before="299" w:line="280" w:lineRule="exact"/>
      <w:ind w:left="864" w:hanging="865"/>
    </w:pPr>
    <w:rPr>
      <w:rFonts w:ascii="Helvetica" w:hAnsi="Helvetica"/>
      <w:b/>
    </w:rPr>
  </w:style>
  <w:style w:type="paragraph" w:customStyle="1" w:styleId="EnvelopeAddress1">
    <w:name w:val="Envelope Address1"/>
    <w:basedOn w:val="Normal"/>
    <w:pPr>
      <w:keepNext/>
      <w:spacing w:after="120" w:line="600" w:lineRule="exact"/>
      <w:jc w:val="center"/>
    </w:pPr>
    <w:rPr>
      <w:rFonts w:ascii="Helvetica" w:hAnsi="Helvetica"/>
      <w:b/>
      <w:sz w:val="48"/>
    </w:rPr>
  </w:style>
  <w:style w:type="paragraph" w:customStyle="1" w:styleId="TableTitle">
    <w:name w:val="TableTitle"/>
    <w:basedOn w:val="Normal"/>
    <w:pPr>
      <w:spacing w:line="240" w:lineRule="exact"/>
      <w:ind w:left="274"/>
    </w:pPr>
    <w:rPr>
      <w:rFonts w:ascii="Times" w:hAnsi="Times"/>
      <w:b/>
      <w:sz w:val="20"/>
    </w:rPr>
  </w:style>
  <w:style w:type="paragraph" w:customStyle="1" w:styleId="leftfooter">
    <w:name w:val="left footer"/>
    <w:basedOn w:val="Normal"/>
    <w:pPr>
      <w:tabs>
        <w:tab w:val="center" w:pos="4320"/>
        <w:tab w:val="right" w:pos="8640"/>
      </w:tabs>
      <w:spacing w:line="200" w:lineRule="exact"/>
    </w:pPr>
    <w:rPr>
      <w:rFonts w:ascii="Times" w:hAnsi="Times"/>
      <w:sz w:val="16"/>
    </w:rPr>
  </w:style>
  <w:style w:type="paragraph" w:customStyle="1" w:styleId="headerright">
    <w:name w:val="header right"/>
    <w:basedOn w:val="Normal"/>
    <w:pPr>
      <w:tabs>
        <w:tab w:val="center" w:pos="4320"/>
        <w:tab w:val="right" w:pos="8640"/>
      </w:tabs>
      <w:spacing w:line="200" w:lineRule="exact"/>
    </w:pPr>
    <w:rPr>
      <w:rFonts w:ascii="Times" w:hAnsi="Times"/>
      <w:sz w:val="16"/>
    </w:rPr>
  </w:style>
  <w:style w:type="paragraph" w:customStyle="1" w:styleId="rightheader">
    <w:name w:val="right header"/>
    <w:basedOn w:val="Normal"/>
    <w:pPr>
      <w:tabs>
        <w:tab w:val="center" w:pos="4320"/>
        <w:tab w:val="right" w:pos="8640"/>
      </w:tabs>
      <w:spacing w:line="280" w:lineRule="exact"/>
      <w:jc w:val="center"/>
    </w:pPr>
    <w:rPr>
      <w:rFonts w:ascii="Helvetica" w:hAnsi="Helvetica"/>
      <w:i/>
    </w:rPr>
  </w:style>
  <w:style w:type="paragraph" w:customStyle="1" w:styleId="rightfooter">
    <w:name w:val="right footer"/>
    <w:basedOn w:val="Normal"/>
    <w:pPr>
      <w:tabs>
        <w:tab w:val="center" w:pos="4320"/>
        <w:tab w:val="right" w:pos="8640"/>
      </w:tabs>
      <w:spacing w:line="200" w:lineRule="exact"/>
    </w:pPr>
    <w:rPr>
      <w:rFonts w:ascii="Helvetica" w:hAnsi="Helvetica"/>
      <w:sz w:val="16"/>
    </w:rPr>
  </w:style>
  <w:style w:type="paragraph" w:customStyle="1" w:styleId="1HeadingTOC">
    <w:name w:val="1HeadingTOC"/>
    <w:basedOn w:val="Normal"/>
    <w:pPr>
      <w:tabs>
        <w:tab w:val="left" w:pos="720"/>
        <w:tab w:val="right" w:leader="dot" w:pos="8640"/>
      </w:tabs>
      <w:spacing w:before="120" w:line="280" w:lineRule="exact"/>
      <w:ind w:left="720" w:hanging="720"/>
    </w:pPr>
    <w:rPr>
      <w:rFonts w:ascii="Times" w:hAnsi="Times"/>
    </w:rPr>
  </w:style>
  <w:style w:type="paragraph" w:customStyle="1" w:styleId="2HeadingTOC">
    <w:name w:val="2HeadingTOC"/>
    <w:basedOn w:val="Normal"/>
    <w:pPr>
      <w:tabs>
        <w:tab w:val="left" w:pos="1440"/>
        <w:tab w:val="right" w:leader="dot" w:pos="8640"/>
      </w:tabs>
      <w:spacing w:before="40" w:line="240" w:lineRule="exact"/>
      <w:ind w:left="1440" w:hanging="720"/>
    </w:pPr>
    <w:rPr>
      <w:rFonts w:ascii="Times" w:hAnsi="Times"/>
      <w:sz w:val="20"/>
    </w:rPr>
  </w:style>
  <w:style w:type="paragraph" w:customStyle="1" w:styleId="3HeadingTOC">
    <w:name w:val="3HeadingTOC"/>
    <w:basedOn w:val="Normal"/>
    <w:pPr>
      <w:tabs>
        <w:tab w:val="left" w:pos="2160"/>
        <w:tab w:val="right" w:leader="dot" w:pos="8640"/>
      </w:tabs>
      <w:spacing w:line="240" w:lineRule="exact"/>
      <w:ind w:left="2160" w:hanging="720"/>
    </w:pPr>
    <w:rPr>
      <w:rFonts w:ascii="Times" w:hAnsi="Times"/>
      <w:sz w:val="20"/>
    </w:rPr>
  </w:style>
  <w:style w:type="paragraph" w:customStyle="1" w:styleId="Level2IX">
    <w:name w:val="Level2IX"/>
    <w:basedOn w:val="Normal"/>
    <w:pPr>
      <w:spacing w:line="200" w:lineRule="exact"/>
      <w:ind w:left="540" w:hanging="360"/>
    </w:pPr>
    <w:rPr>
      <w:rFonts w:ascii="Times" w:hAnsi="Times"/>
      <w:sz w:val="18"/>
    </w:rPr>
  </w:style>
  <w:style w:type="paragraph" w:customStyle="1" w:styleId="Level1IX">
    <w:name w:val="Level1IX"/>
    <w:basedOn w:val="Normal"/>
    <w:pPr>
      <w:spacing w:line="200" w:lineRule="exact"/>
      <w:ind w:left="720" w:hanging="720"/>
    </w:pPr>
    <w:rPr>
      <w:rFonts w:ascii="Times" w:hAnsi="Times"/>
      <w:sz w:val="18"/>
    </w:rPr>
  </w:style>
  <w:style w:type="paragraph" w:customStyle="1" w:styleId="SpecIX">
    <w:name w:val="SpecIX"/>
    <w:basedOn w:val="Normal"/>
    <w:pPr>
      <w:spacing w:line="220" w:lineRule="exact"/>
    </w:pPr>
    <w:rPr>
      <w:rFonts w:ascii="Times" w:hAnsi="Times"/>
      <w:sz w:val="18"/>
    </w:rPr>
  </w:style>
  <w:style w:type="paragraph" w:customStyle="1" w:styleId="SortSpecIX">
    <w:name w:val="SortSpecIX"/>
    <w:basedOn w:val="Normal"/>
    <w:pPr>
      <w:spacing w:line="220" w:lineRule="exact"/>
    </w:pPr>
    <w:rPr>
      <w:rFonts w:ascii="Times" w:hAnsi="Times"/>
      <w:sz w:val="18"/>
    </w:rPr>
  </w:style>
  <w:style w:type="paragraph" w:customStyle="1" w:styleId="GroupTitlesIX">
    <w:name w:val="GroupTitlesIX"/>
    <w:basedOn w:val="Normal"/>
    <w:pPr>
      <w:keepNext/>
      <w:spacing w:before="200" w:line="220" w:lineRule="exact"/>
    </w:pPr>
    <w:rPr>
      <w:rFonts w:ascii="Times" w:hAnsi="Times"/>
      <w:b/>
      <w:sz w:val="18"/>
    </w:rPr>
  </w:style>
  <w:style w:type="paragraph" w:customStyle="1" w:styleId="IndexIX">
    <w:name w:val="IndexIX"/>
    <w:basedOn w:val="Normal"/>
    <w:pPr>
      <w:spacing w:line="220" w:lineRule="exact"/>
    </w:pPr>
    <w:rPr>
      <w:rFonts w:ascii="Times" w:hAnsi="Times"/>
      <w:sz w:val="18"/>
    </w:rPr>
  </w:style>
  <w:style w:type="paragraph" w:customStyle="1" w:styleId="Paragraph">
    <w:name w:val="Paragraph"/>
    <w:basedOn w:val="Normal"/>
    <w:pPr>
      <w:spacing w:line="280" w:lineRule="exact"/>
    </w:pPr>
    <w:rPr>
      <w:rFonts w:ascii="Times" w:hAnsi="Times"/>
    </w:rPr>
  </w:style>
  <w:style w:type="paragraph" w:customStyle="1" w:styleId="FigureLOF">
    <w:name w:val="FigureLOF"/>
    <w:basedOn w:val="Normal"/>
    <w:pPr>
      <w:tabs>
        <w:tab w:val="left" w:pos="1440"/>
        <w:tab w:val="right" w:leader="dot" w:pos="8640"/>
      </w:tabs>
      <w:spacing w:before="40" w:line="280" w:lineRule="exact"/>
      <w:ind w:left="1440" w:hanging="1440"/>
    </w:pPr>
    <w:rPr>
      <w:rFonts w:ascii="Times" w:hAnsi="Times"/>
    </w:rPr>
  </w:style>
  <w:style w:type="paragraph" w:customStyle="1" w:styleId="TableTitleLOT">
    <w:name w:val="TableTitleLOT"/>
    <w:basedOn w:val="Normal"/>
    <w:pPr>
      <w:tabs>
        <w:tab w:val="left" w:pos="1440"/>
        <w:tab w:val="right" w:leader="dot" w:pos="8640"/>
      </w:tabs>
      <w:spacing w:before="40" w:line="280" w:lineRule="exact"/>
      <w:ind w:left="1440" w:hanging="1440"/>
    </w:pPr>
    <w:rPr>
      <w:rFonts w:ascii="Times" w:hAnsi="Times"/>
    </w:rPr>
  </w:style>
  <w:style w:type="character" w:styleId="Hyperlink">
    <w:name w:val="Hyperlink"/>
    <w:rPr>
      <w:color w:val="0000FF"/>
      <w:u w:val="single"/>
    </w:rPr>
  </w:style>
  <w:style w:type="character" w:styleId="FollowedHyperlink">
    <w:name w:val="FollowedHyperlink"/>
    <w:rPr>
      <w:color w:val="800080"/>
      <w:u w:val="single"/>
    </w:rPr>
  </w:style>
  <w:style w:type="paragraph" w:customStyle="1" w:styleId="HTMLBody">
    <w:name w:val="HTML Body"/>
    <w:pPr>
      <w:autoSpaceDE w:val="0"/>
      <w:autoSpaceDN w:val="0"/>
      <w:adjustRightInd w:val="0"/>
    </w:pPr>
    <w:rPr>
      <w:rFonts w:ascii="Arial" w:hAnsi="Arial"/>
    </w:rPr>
  </w:style>
  <w:style w:type="paragraph" w:customStyle="1" w:styleId="HTMLPre-tag">
    <w:name w:val="HTML Pre-tag"/>
    <w:pPr>
      <w:autoSpaceDE w:val="0"/>
      <w:autoSpaceDN w:val="0"/>
      <w:adjustRightInd w:val="0"/>
    </w:pPr>
    <w:rPr>
      <w:rFonts w:ascii="Courier New" w:hAnsi="Courier New" w:cs="Courier New"/>
    </w:rPr>
  </w:style>
  <w:style w:type="character" w:styleId="HTMLCite">
    <w:name w:val="HTML Cite"/>
    <w:rPr>
      <w:i/>
      <w:iCs/>
      <w:sz w:val="24"/>
    </w:rPr>
  </w:style>
  <w:style w:type="paragraph" w:styleId="BodyTextIndent">
    <w:name w:val="Body Text Indent"/>
    <w:basedOn w:val="Normal"/>
    <w:pPr>
      <w:ind w:left="900"/>
    </w:pPr>
  </w:style>
  <w:style w:type="paragraph" w:customStyle="1" w:styleId="Definition">
    <w:name w:val="Definition"/>
    <w:basedOn w:val="Normal"/>
    <w:next w:val="Normal"/>
    <w:pPr>
      <w:keepLines/>
      <w:tabs>
        <w:tab w:val="left" w:pos="900"/>
        <w:tab w:val="left" w:pos="10800"/>
        <w:tab w:val="left" w:pos="11520"/>
        <w:tab w:val="left" w:pos="12240"/>
        <w:tab w:val="left" w:pos="12960"/>
        <w:tab w:val="left" w:pos="13680"/>
      </w:tabs>
      <w:spacing w:after="60"/>
      <w:ind w:left="900" w:hanging="540"/>
    </w:pPr>
  </w:style>
  <w:style w:type="character" w:styleId="CommentReference">
    <w:name w:val="annotation reference"/>
    <w:semiHidden/>
    <w:rPr>
      <w:sz w:val="16"/>
      <w:szCs w:val="16"/>
    </w:rPr>
  </w:style>
  <w:style w:type="paragraph" w:styleId="CommentText">
    <w:name w:val="annotation text"/>
    <w:basedOn w:val="Normal"/>
    <w:link w:val="CommentTextChar"/>
    <w:semiHidden/>
    <w:rPr>
      <w:sz w:val="20"/>
    </w:rPr>
  </w:style>
  <w:style w:type="paragraph" w:customStyle="1" w:styleId="Non-break-blank">
    <w:name w:val="Non-break-blank"/>
    <w:basedOn w:val="Normal"/>
    <w:next w:val="Normal"/>
    <w:pPr>
      <w:keepNext/>
      <w:autoSpaceDE w:val="0"/>
      <w:autoSpaceDN w:val="0"/>
      <w:adjustRightInd w:val="0"/>
    </w:pPr>
    <w:rPr>
      <w:sz w:val="20"/>
    </w:rPr>
  </w:style>
  <w:style w:type="paragraph" w:styleId="BalloonText">
    <w:name w:val="Balloon Text"/>
    <w:basedOn w:val="Normal"/>
    <w:semiHidden/>
    <w:rPr>
      <w:rFonts w:ascii="Tahoma" w:hAnsi="Tahoma" w:cs="Tahoma"/>
      <w:sz w:val="16"/>
      <w:szCs w:val="16"/>
    </w:rPr>
  </w:style>
  <w:style w:type="character" w:customStyle="1" w:styleId="BodyChar">
    <w:name w:val="Body Char"/>
    <w:rPr>
      <w:noProof w:val="0"/>
      <w:sz w:val="24"/>
      <w:lang w:val="en-US" w:eastAsia="en-US" w:bidi="ar-SA"/>
    </w:rPr>
  </w:style>
  <w:style w:type="paragraph" w:styleId="HTMLPreformatted">
    <w:name w:val="HTML Preformatted"/>
    <w:basedOn w:val="Normal"/>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rPr>
  </w:style>
  <w:style w:type="paragraph" w:styleId="FootnoteText">
    <w:name w:val="footnote text"/>
    <w:basedOn w:val="Normal"/>
    <w:link w:val="FootnoteTextChar"/>
    <w:semiHidden/>
    <w:rPr>
      <w:sz w:val="20"/>
    </w:rPr>
  </w:style>
  <w:style w:type="character" w:styleId="FootnoteReference">
    <w:name w:val="footnote reference"/>
    <w:semiHidden/>
    <w:rPr>
      <w:vertAlign w:val="superscript"/>
    </w:rPr>
  </w:style>
  <w:style w:type="paragraph" w:styleId="NormalWeb">
    <w:name w:val="Normal (Web)"/>
    <w:basedOn w:val="Normal"/>
    <w:pPr>
      <w:spacing w:before="100" w:beforeAutospacing="1" w:after="100" w:afterAutospacing="1"/>
    </w:pPr>
    <w:rPr>
      <w:szCs w:val="24"/>
    </w:rPr>
  </w:style>
  <w:style w:type="paragraph" w:customStyle="1" w:styleId="Default">
    <w:name w:val="Default"/>
    <w:rsid w:val="00A72A0B"/>
    <w:pPr>
      <w:autoSpaceDE w:val="0"/>
      <w:autoSpaceDN w:val="0"/>
      <w:adjustRightInd w:val="0"/>
    </w:pPr>
    <w:rPr>
      <w:rFonts w:ascii="Times New Roman" w:eastAsia="Batang" w:hAnsi="Times New Roman"/>
      <w:color w:val="000000"/>
      <w:sz w:val="24"/>
      <w:szCs w:val="24"/>
      <w:lang w:eastAsia="ko-KR"/>
    </w:rPr>
  </w:style>
  <w:style w:type="paragraph" w:customStyle="1" w:styleId="Subbullet">
    <w:name w:val="Subbullet"/>
    <w:basedOn w:val="Bullet"/>
    <w:rsid w:val="004D1BF3"/>
    <w:pPr>
      <w:numPr>
        <w:numId w:val="2"/>
      </w:numPr>
      <w:tabs>
        <w:tab w:val="clear" w:pos="851"/>
        <w:tab w:val="clear" w:pos="1789"/>
        <w:tab w:val="left" w:pos="1701"/>
      </w:tabs>
      <w:ind w:left="1701" w:hanging="567"/>
    </w:pPr>
  </w:style>
  <w:style w:type="paragraph" w:customStyle="1" w:styleId="CBullet-Italic">
    <w:name w:val="CBullet - Italic"/>
    <w:basedOn w:val="CBullet"/>
    <w:rsid w:val="004D1BF3"/>
    <w:rPr>
      <w:i/>
      <w:iCs/>
    </w:rPr>
  </w:style>
  <w:style w:type="numbering" w:styleId="ArticleSection">
    <w:name w:val="Outline List 3"/>
    <w:basedOn w:val="NoList"/>
    <w:rsid w:val="005F4EAE"/>
    <w:pPr>
      <w:numPr>
        <w:numId w:val="4"/>
      </w:numPr>
    </w:pPr>
  </w:style>
  <w:style w:type="paragraph" w:styleId="BodyText">
    <w:name w:val="Body Text"/>
    <w:basedOn w:val="Normal"/>
    <w:rsid w:val="000F2EF7"/>
    <w:pPr>
      <w:spacing w:after="120"/>
    </w:pPr>
  </w:style>
  <w:style w:type="paragraph" w:styleId="EndnoteText">
    <w:name w:val="endnote text"/>
    <w:basedOn w:val="Normal"/>
    <w:link w:val="EndnoteTextChar"/>
    <w:rsid w:val="00770844"/>
    <w:rPr>
      <w:sz w:val="20"/>
    </w:rPr>
  </w:style>
  <w:style w:type="character" w:customStyle="1" w:styleId="EndnoteTextChar">
    <w:name w:val="Endnote Text Char"/>
    <w:link w:val="EndnoteText"/>
    <w:rsid w:val="00770844"/>
    <w:rPr>
      <w:rFonts w:ascii="Times New Roman" w:hAnsi="Times New Roman"/>
    </w:rPr>
  </w:style>
  <w:style w:type="character" w:styleId="EndnoteReference">
    <w:name w:val="endnote reference"/>
    <w:rsid w:val="00770844"/>
    <w:rPr>
      <w:vertAlign w:val="superscript"/>
    </w:rPr>
  </w:style>
  <w:style w:type="character" w:customStyle="1" w:styleId="FooterChar">
    <w:name w:val="Footer Char"/>
    <w:link w:val="Footer"/>
    <w:uiPriority w:val="99"/>
    <w:rsid w:val="00941002"/>
    <w:rPr>
      <w:rFonts w:ascii="Times New Roman" w:hAnsi="Times New Roman"/>
      <w:sz w:val="24"/>
    </w:rPr>
  </w:style>
  <w:style w:type="paragraph" w:styleId="ListParagraph">
    <w:name w:val="List Paragraph"/>
    <w:basedOn w:val="Normal"/>
    <w:link w:val="ListParagraphChar"/>
    <w:uiPriority w:val="34"/>
    <w:qFormat/>
    <w:rsid w:val="00342C75"/>
    <w:pPr>
      <w:spacing w:after="160" w:line="252" w:lineRule="auto"/>
      <w:ind w:left="720"/>
      <w:contextualSpacing/>
      <w:jc w:val="both"/>
    </w:pPr>
    <w:rPr>
      <w:rFonts w:ascii="Bookman Old Style" w:hAnsi="Bookman Old Style"/>
      <w:sz w:val="20"/>
      <w:szCs w:val="22"/>
    </w:rPr>
  </w:style>
  <w:style w:type="character" w:customStyle="1" w:styleId="ListParagraphChar">
    <w:name w:val="List Paragraph Char"/>
    <w:link w:val="ListParagraph"/>
    <w:uiPriority w:val="34"/>
    <w:rsid w:val="00374181"/>
    <w:rPr>
      <w:rFonts w:ascii="Bookman Old Style" w:hAnsi="Bookman Old Style"/>
      <w:szCs w:val="22"/>
    </w:rPr>
  </w:style>
  <w:style w:type="paragraph" w:styleId="CommentSubject">
    <w:name w:val="annotation subject"/>
    <w:basedOn w:val="CommentText"/>
    <w:next w:val="CommentText"/>
    <w:link w:val="CommentSubjectChar"/>
    <w:rsid w:val="00D73B0E"/>
    <w:rPr>
      <w:b/>
      <w:bCs/>
    </w:rPr>
  </w:style>
  <w:style w:type="character" w:customStyle="1" w:styleId="CommentTextChar">
    <w:name w:val="Comment Text Char"/>
    <w:link w:val="CommentText"/>
    <w:semiHidden/>
    <w:rsid w:val="00D73B0E"/>
    <w:rPr>
      <w:rFonts w:ascii="Times New Roman" w:hAnsi="Times New Roman"/>
    </w:rPr>
  </w:style>
  <w:style w:type="character" w:customStyle="1" w:styleId="CommentSubjectChar">
    <w:name w:val="Comment Subject Char"/>
    <w:link w:val="CommentSubject"/>
    <w:rsid w:val="00D73B0E"/>
    <w:rPr>
      <w:rFonts w:ascii="Times New Roman" w:hAnsi="Times New Roman"/>
      <w:b/>
      <w:bCs/>
    </w:rPr>
  </w:style>
  <w:style w:type="character" w:customStyle="1" w:styleId="FootnoteTextChar">
    <w:name w:val="Footnote Text Char"/>
    <w:link w:val="FootnoteText"/>
    <w:semiHidden/>
    <w:rsid w:val="007844E2"/>
    <w:rPr>
      <w:rFonts w:ascii="Times New Roman" w:hAnsi="Times New Roman"/>
    </w:rPr>
  </w:style>
  <w:style w:type="paragraph" w:styleId="Quote">
    <w:name w:val="Quote"/>
    <w:basedOn w:val="Normal"/>
    <w:next w:val="Normal"/>
    <w:link w:val="QuoteChar"/>
    <w:uiPriority w:val="29"/>
    <w:qFormat/>
    <w:rsid w:val="007B15A3"/>
    <w:rPr>
      <w:i/>
      <w:iCs/>
      <w:color w:val="000000"/>
    </w:rPr>
  </w:style>
  <w:style w:type="character" w:customStyle="1" w:styleId="QuoteChar">
    <w:name w:val="Quote Char"/>
    <w:basedOn w:val="DefaultParagraphFont"/>
    <w:link w:val="Quote"/>
    <w:uiPriority w:val="29"/>
    <w:rsid w:val="007B15A3"/>
    <w:rPr>
      <w:rFonts w:ascii="Times New Roman" w:hAnsi="Times New Roman"/>
      <w:i/>
      <w:iCs/>
      <w:color w:val="000000"/>
      <w:sz w:val="24"/>
    </w:rPr>
  </w:style>
  <w:style w:type="character" w:customStyle="1" w:styleId="apple-converted-space">
    <w:name w:val="apple-converted-space"/>
    <w:rsid w:val="007B15A3"/>
  </w:style>
  <w:style w:type="character" w:styleId="Emphasis">
    <w:name w:val="Emphasis"/>
    <w:uiPriority w:val="20"/>
    <w:qFormat/>
    <w:rsid w:val="007B15A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83206808">
      <w:bodyDiv w:val="1"/>
      <w:marLeft w:val="0"/>
      <w:marRight w:val="0"/>
      <w:marTop w:val="0"/>
      <w:marBottom w:val="0"/>
      <w:divBdr>
        <w:top w:val="none" w:sz="0" w:space="0" w:color="auto"/>
        <w:left w:val="none" w:sz="0" w:space="0" w:color="auto"/>
        <w:bottom w:val="none" w:sz="0" w:space="0" w:color="auto"/>
        <w:right w:val="none" w:sz="0" w:space="0" w:color="auto"/>
      </w:divBdr>
    </w:div>
    <w:div w:id="1517882453">
      <w:bodyDiv w:val="1"/>
      <w:marLeft w:val="0"/>
      <w:marRight w:val="0"/>
      <w:marTop w:val="0"/>
      <w:marBottom w:val="0"/>
      <w:divBdr>
        <w:top w:val="none" w:sz="0" w:space="0" w:color="auto"/>
        <w:left w:val="none" w:sz="0" w:space="0" w:color="auto"/>
        <w:bottom w:val="none" w:sz="0" w:space="0" w:color="auto"/>
        <w:right w:val="none" w:sz="0" w:space="0" w:color="auto"/>
      </w:divBdr>
    </w:div>
  </w:divs>
  <w:doNotSaveAsSingleFile/>
</w:webSettings>
</file>

<file path=word/_rels/document.xml.rels><?xml version="1.0" encoding="UTF-8" standalone="yes"?>
<Relationships xmlns="http://schemas.openxmlformats.org/package/2006/relationships"><Relationship Id="rId9" Type="http://schemas.openxmlformats.org/officeDocument/2006/relationships/hyperlink" Target="http://www.omg.org/spec/SMM/" TargetMode="External"/><Relationship Id="rId20" Type="http://schemas.openxmlformats.org/officeDocument/2006/relationships/hyperlink" Target="http://www.omg.org/spec/BMM/1.3/%20" TargetMode="External"/><Relationship Id="rId21" Type="http://schemas.openxmlformats.org/officeDocument/2006/relationships/hyperlink" Target="http://www.omg.org/schedules" TargetMode="External"/><Relationship Id="rId22" Type="http://schemas.openxmlformats.org/officeDocument/2006/relationships/header" Target="header1.xml"/><Relationship Id="rId23" Type="http://schemas.openxmlformats.org/officeDocument/2006/relationships/footer" Target="footer1.xml"/><Relationship Id="rId24" Type="http://schemas.openxmlformats.org/officeDocument/2006/relationships/fontTable" Target="fontTable.xml"/><Relationship Id="rId25" Type="http://schemas.openxmlformats.org/officeDocument/2006/relationships/theme" Target="theme/theme1.xml"/><Relationship Id="rId10" Type="http://schemas.openxmlformats.org/officeDocument/2006/relationships/hyperlink" Target="http://www.omg.org/spec/SPMS/" TargetMode="External"/><Relationship Id="rId11" Type="http://schemas.openxmlformats.org/officeDocument/2006/relationships/hyperlink" Target="http://www.omg.org/spec/SBVR/1.0" TargetMode="External"/><Relationship Id="rId12" Type="http://schemas.openxmlformats.org/officeDocument/2006/relationships/hyperlink" Target="http://www.omg.org/spec/BPMN/2.0/" TargetMode="External"/><Relationship Id="rId13" Type="http://schemas.openxmlformats.org/officeDocument/2006/relationships/hyperlink" Target="http://www.omg.org/spec/BPDM/1.0" TargetMode="External"/><Relationship Id="rId14" Type="http://schemas.openxmlformats.org/officeDocument/2006/relationships/hyperlink" Target="http://www.omg.org/spec/UML/2.2/" TargetMode="External"/><Relationship Id="rId15" Type="http://schemas.openxmlformats.org/officeDocument/2006/relationships/hyperlink" Target="http://www.omg.org/spec/CWM/1.1/" TargetMode="External"/><Relationship Id="rId16" Type="http://schemas.openxmlformats.org/officeDocument/2006/relationships/hyperlink" Target="http://www.omg.org/spec/KDM/1.3/" TargetMode="External"/><Relationship Id="rId17" Type="http://schemas.openxmlformats.org/officeDocument/2006/relationships/hyperlink" Target="http://www.omg.org/techprocess/meetings/schedule/Event_Metamodel_and_Profile_(EMP)_RFP.html" TargetMode="External"/><Relationship Id="rId18" Type="http://schemas.openxmlformats.org/officeDocument/2006/relationships/hyperlink" Target="http://www.omg.org/techprocess/meetings/schedule/Event_Metamodel_and_Profile_(EMP)_RFP.html" TargetMode="External"/><Relationship Id="rId19" Type="http://schemas.openxmlformats.org/officeDocument/2006/relationships/hyperlink" Target="https://en.wikipedia.org/wiki/Business" TargetMode="Externa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yperlink" Target="http://www.omg.org/spec/BMM/1.0" TargetMode="External"/></Relationships>
</file>

<file path=word/_rels/footnotes.xml.rels><?xml version="1.0" encoding="UTF-8" standalone="yes"?>
<Relationships xmlns="http://schemas.openxmlformats.org/package/2006/relationships"><Relationship Id="rId1" Type="http://schemas.openxmlformats.org/officeDocument/2006/relationships/hyperlink" Target="http://www.businessarchitectureguild.org/?page=002" TargetMode="External"/><Relationship Id="rId2" Type="http://schemas.openxmlformats.org/officeDocument/2006/relationships/hyperlink" Target="http://c.ymcdn.com/sites/www.businessarchitectureguild.org/resource/resmgr/_BIZBOK_4_6Publicdocuments/1.0_Introduction_v4.6.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4D7813C-436A-794A-A0E4-0F81EB39C6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17</Pages>
  <Words>4954</Words>
  <Characters>28241</Characters>
  <Application>Microsoft Macintosh Word</Application>
  <DocSecurity>0</DocSecurity>
  <Lines>235</Lines>
  <Paragraphs>66</Paragraphs>
  <ScaleCrop>false</ScaleCrop>
  <HeadingPairs>
    <vt:vector size="2" baseType="variant">
      <vt:variant>
        <vt:lpstr>Title</vt:lpstr>
      </vt:variant>
      <vt:variant>
        <vt:i4>1</vt:i4>
      </vt:variant>
    </vt:vector>
  </HeadingPairs>
  <TitlesOfParts>
    <vt:vector size="1" baseType="lpstr">
      <vt:lpstr>DRAFT RFP</vt:lpstr>
    </vt:vector>
  </TitlesOfParts>
  <Company>NIST</Company>
  <LinksUpToDate>false</LinksUpToDate>
  <CharactersWithSpaces>33129</CharactersWithSpaces>
  <SharedDoc>false</SharedDoc>
  <HLinks>
    <vt:vector size="36" baseType="variant">
      <vt:variant>
        <vt:i4>4915288</vt:i4>
      </vt:variant>
      <vt:variant>
        <vt:i4>9</vt:i4>
      </vt:variant>
      <vt:variant>
        <vt:i4>0</vt:i4>
      </vt:variant>
      <vt:variant>
        <vt:i4>5</vt:i4>
      </vt:variant>
      <vt:variant>
        <vt:lpwstr>http://www.omg.org/schedules</vt:lpwstr>
      </vt:variant>
      <vt:variant>
        <vt:lpwstr/>
      </vt:variant>
      <vt:variant>
        <vt:i4>1114179</vt:i4>
      </vt:variant>
      <vt:variant>
        <vt:i4>6</vt:i4>
      </vt:variant>
      <vt:variant>
        <vt:i4>0</vt:i4>
      </vt:variant>
      <vt:variant>
        <vt:i4>5</vt:i4>
      </vt:variant>
      <vt:variant>
        <vt:lpwstr>http://www.omg.org/spec/SPMS/</vt:lpwstr>
      </vt:variant>
      <vt:variant>
        <vt:lpwstr/>
      </vt:variant>
      <vt:variant>
        <vt:i4>196697</vt:i4>
      </vt:variant>
      <vt:variant>
        <vt:i4>3</vt:i4>
      </vt:variant>
      <vt:variant>
        <vt:i4>0</vt:i4>
      </vt:variant>
      <vt:variant>
        <vt:i4>5</vt:i4>
      </vt:variant>
      <vt:variant>
        <vt:lpwstr>http://www.omg.org/spec/SBVR/1.0</vt:lpwstr>
      </vt:variant>
      <vt:variant>
        <vt:lpwstr/>
      </vt:variant>
      <vt:variant>
        <vt:i4>4915283</vt:i4>
      </vt:variant>
      <vt:variant>
        <vt:i4>0</vt:i4>
      </vt:variant>
      <vt:variant>
        <vt:i4>0</vt:i4>
      </vt:variant>
      <vt:variant>
        <vt:i4>5</vt:i4>
      </vt:variant>
      <vt:variant>
        <vt:lpwstr>http://www.omg.org/spec/CWM/1.1/</vt:lpwstr>
      </vt:variant>
      <vt:variant>
        <vt:lpwstr/>
      </vt:variant>
      <vt:variant>
        <vt:i4>8257624</vt:i4>
      </vt:variant>
      <vt:variant>
        <vt:i4>3</vt:i4>
      </vt:variant>
      <vt:variant>
        <vt:i4>0</vt:i4>
      </vt:variant>
      <vt:variant>
        <vt:i4>5</vt:i4>
      </vt:variant>
      <vt:variant>
        <vt:lpwstr>http://c.ymcdn.com/sites/www.businessarchitectureguild.org/resource/resmgr/_BIZBOK_4_6Publicdocuments/1.0_Introduction_v4.6.pdf</vt:lpwstr>
      </vt:variant>
      <vt:variant>
        <vt:lpwstr/>
      </vt:variant>
      <vt:variant>
        <vt:i4>7602231</vt:i4>
      </vt:variant>
      <vt:variant>
        <vt:i4>0</vt:i4>
      </vt:variant>
      <vt:variant>
        <vt:i4>0</vt:i4>
      </vt:variant>
      <vt:variant>
        <vt:i4>5</vt:i4>
      </vt:variant>
      <vt:variant>
        <vt:lpwstr>http://www.businessarchitectureguild.org/?page=002</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DRAFT RFP</dc:title>
  <dc:creator>Andrew Watson</dc:creator>
  <cp:lastModifiedBy>Jeffrey Wallk</cp:lastModifiedBy>
  <cp:revision>2</cp:revision>
  <cp:lastPrinted>2009-03-20T10:21:00Z</cp:lastPrinted>
  <dcterms:created xsi:type="dcterms:W3CDTF">2015-11-08T14:07:00Z</dcterms:created>
  <dcterms:modified xsi:type="dcterms:W3CDTF">2015-11-08T14:07:00Z</dcterms:modified>
</cp:coreProperties>
</file>