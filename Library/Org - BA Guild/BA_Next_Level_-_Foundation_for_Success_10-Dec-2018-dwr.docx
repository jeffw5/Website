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8E24DD" w14:textId="77777777" w:rsidR="00846D51" w:rsidDel="006D3147" w:rsidRDefault="00846D51">
      <w:pPr>
        <w:pStyle w:val="Heading1"/>
        <w:spacing w:before="0" w:after="120" w:line="264" w:lineRule="auto"/>
        <w:contextualSpacing/>
        <w:rPr>
          <w:del w:id="0" w:author="William Ulrich" w:date="2018-11-24T14:01:00Z"/>
        </w:rPr>
        <w:pPrChange w:id="1" w:author="William Ulrich" w:date="2018-11-24T13:59:00Z">
          <w:pPr>
            <w:pStyle w:val="Heading1"/>
          </w:pPr>
        </w:pPrChange>
      </w:pPr>
      <w:r>
        <w:t>Taking Business Architecture to the Next Level:  Establishing a Foundation for Success</w:t>
      </w:r>
    </w:p>
    <w:p w14:paraId="6B290CB9" w14:textId="77777777" w:rsidR="00846D51" w:rsidRDefault="00846D51">
      <w:pPr>
        <w:pStyle w:val="Heading1"/>
        <w:spacing w:before="0" w:after="120" w:line="264" w:lineRule="auto"/>
        <w:contextualSpacing/>
        <w:pPrChange w:id="2" w:author="William Ulrich" w:date="2018-11-24T14:01:00Z">
          <w:pPr/>
        </w:pPrChange>
      </w:pPr>
    </w:p>
    <w:p w14:paraId="3F669FE6" w14:textId="37C51C1E" w:rsidR="36C3AB6C" w:rsidRDefault="00441EDA">
      <w:pPr>
        <w:pStyle w:val="Heading2"/>
        <w:spacing w:before="0" w:after="120" w:line="264" w:lineRule="auto"/>
        <w:contextualSpacing/>
        <w:pPrChange w:id="3" w:author="William Ulrich" w:date="2018-11-24T13:59:00Z">
          <w:pPr>
            <w:pStyle w:val="Heading2"/>
          </w:pPr>
        </w:pPrChange>
      </w:pPr>
      <w:r>
        <w:t>Introduction</w:t>
      </w:r>
    </w:p>
    <w:p w14:paraId="7A7DAA24" w14:textId="5E5695E4" w:rsidR="36C3AB6C" w:rsidRDefault="36C3AB6C">
      <w:pPr>
        <w:spacing w:after="120" w:line="264" w:lineRule="auto"/>
        <w:contextualSpacing/>
        <w:pPrChange w:id="4" w:author="William Ulrich" w:date="2018-11-24T13:59:00Z">
          <w:pPr/>
        </w:pPrChange>
      </w:pPr>
      <w:r w:rsidRPr="36C3AB6C">
        <w:rPr>
          <w:rFonts w:ascii="Calibri" w:eastAsia="Calibri" w:hAnsi="Calibri" w:cs="Calibri"/>
        </w:rPr>
        <w:t xml:space="preserve">Many organizations recognize significant value is to be gained by adopting </w:t>
      </w:r>
      <w:del w:id="5" w:author="wmmulrich" w:date="2018-11-24T10:30:00Z">
        <w:r w:rsidRPr="36C3AB6C" w:rsidDel="00D26A15">
          <w:rPr>
            <w:rFonts w:ascii="Calibri" w:eastAsia="Calibri" w:hAnsi="Calibri" w:cs="Calibri"/>
          </w:rPr>
          <w:delText xml:space="preserve">Business </w:delText>
        </w:r>
      </w:del>
      <w:ins w:id="6" w:author="wmmulrich" w:date="2018-11-24T10:30:00Z">
        <w:r w:rsidR="00D26A15">
          <w:rPr>
            <w:rFonts w:ascii="Calibri" w:eastAsia="Calibri" w:hAnsi="Calibri" w:cs="Calibri"/>
          </w:rPr>
          <w:t>b</w:t>
        </w:r>
        <w:r w:rsidR="00D26A15" w:rsidRPr="36C3AB6C">
          <w:rPr>
            <w:rFonts w:ascii="Calibri" w:eastAsia="Calibri" w:hAnsi="Calibri" w:cs="Calibri"/>
          </w:rPr>
          <w:t xml:space="preserve">usiness </w:t>
        </w:r>
      </w:ins>
      <w:del w:id="7" w:author="wmmulrich" w:date="2018-11-24T10:30:00Z">
        <w:r w:rsidRPr="36C3AB6C" w:rsidDel="00D26A15">
          <w:rPr>
            <w:rFonts w:ascii="Calibri" w:eastAsia="Calibri" w:hAnsi="Calibri" w:cs="Calibri"/>
          </w:rPr>
          <w:delText xml:space="preserve">Architecture </w:delText>
        </w:r>
      </w:del>
      <w:ins w:id="8" w:author="wmmulrich" w:date="2018-11-24T10:30:00Z">
        <w:r w:rsidR="00D26A15">
          <w:rPr>
            <w:rFonts w:ascii="Calibri" w:eastAsia="Calibri" w:hAnsi="Calibri" w:cs="Calibri"/>
          </w:rPr>
          <w:t>a</w:t>
        </w:r>
        <w:r w:rsidR="00D26A15" w:rsidRPr="36C3AB6C">
          <w:rPr>
            <w:rFonts w:ascii="Calibri" w:eastAsia="Calibri" w:hAnsi="Calibri" w:cs="Calibri"/>
          </w:rPr>
          <w:t xml:space="preserve">rchitecture </w:t>
        </w:r>
      </w:ins>
      <w:r w:rsidRPr="36C3AB6C">
        <w:rPr>
          <w:rFonts w:ascii="Calibri" w:eastAsia="Calibri" w:hAnsi="Calibri" w:cs="Calibri"/>
        </w:rPr>
        <w:t xml:space="preserve">principles. Yet, </w:t>
      </w:r>
      <w:del w:id="9" w:author="wmmulrich" w:date="2018-11-24T10:30:00Z">
        <w:r w:rsidRPr="36C3AB6C" w:rsidDel="00722F74">
          <w:rPr>
            <w:rFonts w:ascii="Calibri" w:eastAsia="Calibri" w:hAnsi="Calibri" w:cs="Calibri"/>
          </w:rPr>
          <w:delText xml:space="preserve">most </w:delText>
        </w:r>
      </w:del>
      <w:ins w:id="10" w:author="wmmulrich" w:date="2018-11-24T10:30:00Z">
        <w:r w:rsidR="00722F74">
          <w:rPr>
            <w:rFonts w:ascii="Calibri" w:eastAsia="Calibri" w:hAnsi="Calibri" w:cs="Calibri"/>
          </w:rPr>
          <w:t>many</w:t>
        </w:r>
        <w:r w:rsidR="00722F74" w:rsidRPr="36C3AB6C">
          <w:rPr>
            <w:rFonts w:ascii="Calibri" w:eastAsia="Calibri" w:hAnsi="Calibri" w:cs="Calibri"/>
          </w:rPr>
          <w:t xml:space="preserve"> </w:t>
        </w:r>
      </w:ins>
      <w:r w:rsidRPr="36C3AB6C">
        <w:rPr>
          <w:rFonts w:ascii="Calibri" w:eastAsia="Calibri" w:hAnsi="Calibri" w:cs="Calibri"/>
        </w:rPr>
        <w:t xml:space="preserve">organizations </w:t>
      </w:r>
      <w:del w:id="11" w:author="wmmulrich" w:date="2018-11-24T10:30:00Z">
        <w:r w:rsidRPr="36C3AB6C" w:rsidDel="00722F74">
          <w:rPr>
            <w:rFonts w:ascii="Calibri" w:eastAsia="Calibri" w:hAnsi="Calibri" w:cs="Calibri"/>
          </w:rPr>
          <w:delText xml:space="preserve">who </w:delText>
        </w:r>
      </w:del>
      <w:ins w:id="12" w:author="wmmulrich" w:date="2018-11-24T10:30:00Z">
        <w:r w:rsidR="00722F74">
          <w:rPr>
            <w:rFonts w:ascii="Calibri" w:eastAsia="Calibri" w:hAnsi="Calibri" w:cs="Calibri"/>
          </w:rPr>
          <w:t>that</w:t>
        </w:r>
        <w:r w:rsidR="00722F74" w:rsidRPr="36C3AB6C">
          <w:rPr>
            <w:rFonts w:ascii="Calibri" w:eastAsia="Calibri" w:hAnsi="Calibri" w:cs="Calibri"/>
          </w:rPr>
          <w:t xml:space="preserve"> </w:t>
        </w:r>
      </w:ins>
      <w:r w:rsidRPr="36C3AB6C">
        <w:rPr>
          <w:rFonts w:ascii="Calibri" w:eastAsia="Calibri" w:hAnsi="Calibri" w:cs="Calibri"/>
        </w:rPr>
        <w:t xml:space="preserve">have adopted </w:t>
      </w:r>
      <w:ins w:id="13" w:author="wmmulrich" w:date="2018-11-24T10:30:00Z">
        <w:r w:rsidR="00722F74">
          <w:rPr>
            <w:rFonts w:ascii="Calibri" w:eastAsia="Calibri" w:hAnsi="Calibri" w:cs="Calibri"/>
          </w:rPr>
          <w:t>business architecture</w:t>
        </w:r>
      </w:ins>
      <w:del w:id="14" w:author="wmmulrich" w:date="2018-11-24T10:30:00Z">
        <w:r w:rsidRPr="36C3AB6C" w:rsidDel="00722F74">
          <w:rPr>
            <w:rFonts w:ascii="Calibri" w:eastAsia="Calibri" w:hAnsi="Calibri" w:cs="Calibri"/>
          </w:rPr>
          <w:delText>this</w:delText>
        </w:r>
      </w:del>
      <w:r w:rsidRPr="36C3AB6C">
        <w:rPr>
          <w:rFonts w:ascii="Calibri" w:eastAsia="Calibri" w:hAnsi="Calibri" w:cs="Calibri"/>
        </w:rPr>
        <w:t xml:space="preserve"> are still in early stages of doing so. Practitioners report barriers to realizing benefits that include both an inability to communicate its essence and value, and then having done </w:t>
      </w:r>
      <w:del w:id="15" w:author="wmmulrich" w:date="2018-11-24T10:31:00Z">
        <w:r w:rsidRPr="36C3AB6C" w:rsidDel="00722F74">
          <w:rPr>
            <w:rFonts w:ascii="Calibri" w:eastAsia="Calibri" w:hAnsi="Calibri" w:cs="Calibri"/>
          </w:rPr>
          <w:delText xml:space="preserve">this </w:delText>
        </w:r>
      </w:del>
      <w:ins w:id="16" w:author="wmmulrich" w:date="2018-11-24T10:31:00Z">
        <w:r w:rsidR="00722F74">
          <w:rPr>
            <w:rFonts w:ascii="Calibri" w:eastAsia="Calibri" w:hAnsi="Calibri" w:cs="Calibri"/>
          </w:rPr>
          <w:t>so,</w:t>
        </w:r>
        <w:r w:rsidR="00722F74" w:rsidRPr="36C3AB6C">
          <w:rPr>
            <w:rFonts w:ascii="Calibri" w:eastAsia="Calibri" w:hAnsi="Calibri" w:cs="Calibri"/>
          </w:rPr>
          <w:t xml:space="preserve"> </w:t>
        </w:r>
      </w:ins>
      <w:r w:rsidRPr="36C3AB6C">
        <w:rPr>
          <w:rFonts w:ascii="Calibri" w:eastAsia="Calibri" w:hAnsi="Calibri" w:cs="Calibri"/>
        </w:rPr>
        <w:t xml:space="preserve">scale </w:t>
      </w:r>
      <w:ins w:id="17" w:author="wmmulrich" w:date="2018-11-24T10:31:00Z">
        <w:r w:rsidR="00722F74">
          <w:rPr>
            <w:rFonts w:ascii="Calibri" w:eastAsia="Calibri" w:hAnsi="Calibri" w:cs="Calibri"/>
          </w:rPr>
          <w:t>business architecture</w:t>
        </w:r>
      </w:ins>
      <w:del w:id="18" w:author="wmmulrich" w:date="2018-11-24T10:31:00Z">
        <w:r w:rsidRPr="36C3AB6C" w:rsidDel="00722F74">
          <w:rPr>
            <w:rFonts w:ascii="Calibri" w:eastAsia="Calibri" w:hAnsi="Calibri" w:cs="Calibri"/>
          </w:rPr>
          <w:delText>it</w:delText>
        </w:r>
      </w:del>
      <w:r w:rsidRPr="36C3AB6C">
        <w:rPr>
          <w:rFonts w:ascii="Calibri" w:eastAsia="Calibri" w:hAnsi="Calibri" w:cs="Calibri"/>
        </w:rPr>
        <w:t xml:space="preserve"> to a point where benefits can be sustained across </w:t>
      </w:r>
      <w:ins w:id="19" w:author="wmmulrich" w:date="2018-11-24T10:31:00Z">
        <w:r w:rsidR="00722F74">
          <w:rPr>
            <w:rFonts w:ascii="Calibri" w:eastAsia="Calibri" w:hAnsi="Calibri" w:cs="Calibri"/>
          </w:rPr>
          <w:t xml:space="preserve">projects, </w:t>
        </w:r>
      </w:ins>
      <w:r w:rsidRPr="36C3AB6C">
        <w:rPr>
          <w:rFonts w:ascii="Calibri" w:eastAsia="Calibri" w:hAnsi="Calibri" w:cs="Calibri"/>
        </w:rPr>
        <w:t>teams</w:t>
      </w:r>
      <w:ins w:id="20" w:author="wmmulrich" w:date="2018-11-24T10:31:00Z">
        <w:r w:rsidR="00722F74">
          <w:rPr>
            <w:rFonts w:ascii="Calibri" w:eastAsia="Calibri" w:hAnsi="Calibri" w:cs="Calibri"/>
          </w:rPr>
          <w:t>,</w:t>
        </w:r>
      </w:ins>
      <w:r w:rsidRPr="36C3AB6C">
        <w:rPr>
          <w:rFonts w:ascii="Calibri" w:eastAsia="Calibri" w:hAnsi="Calibri" w:cs="Calibri"/>
        </w:rPr>
        <w:t xml:space="preserve"> and business units.</w:t>
      </w:r>
    </w:p>
    <w:p w14:paraId="3AB9AB5A" w14:textId="53D41A43" w:rsidR="36C3AB6C" w:rsidRDefault="36C3AB6C">
      <w:pPr>
        <w:spacing w:after="120" w:line="264" w:lineRule="auto"/>
        <w:contextualSpacing/>
        <w:pPrChange w:id="21" w:author="William Ulrich" w:date="2018-11-24T13:59:00Z">
          <w:pPr/>
        </w:pPrChange>
      </w:pPr>
    </w:p>
    <w:p w14:paraId="4BE88D80" w14:textId="53FA1394" w:rsidR="36C3AB6C" w:rsidRDefault="36C3AB6C">
      <w:pPr>
        <w:spacing w:after="120" w:line="264" w:lineRule="auto"/>
        <w:contextualSpacing/>
        <w:pPrChange w:id="22" w:author="William Ulrich" w:date="2018-11-24T13:59:00Z">
          <w:pPr/>
        </w:pPrChange>
      </w:pPr>
      <w:r>
        <w:t>There are many alternative</w:t>
      </w:r>
      <w:ins w:id="23" w:author="wmmulrich" w:date="2018-11-24T10:32:00Z">
        <w:r w:rsidR="00722F74">
          <w:t xml:space="preserve"> means</w:t>
        </w:r>
      </w:ins>
      <w:del w:id="24" w:author="wmmulrich" w:date="2018-11-24T10:32:00Z">
        <w:r w:rsidDel="00722F74">
          <w:delText>s</w:delText>
        </w:r>
      </w:del>
      <w:r>
        <w:t xml:space="preserve"> </w:t>
      </w:r>
      <w:ins w:id="25" w:author="wmmulrich" w:date="2018-11-24T10:32:00Z">
        <w:r w:rsidR="00722F74">
          <w:t>of</w:t>
        </w:r>
      </w:ins>
      <w:del w:id="26" w:author="wmmulrich" w:date="2018-11-24T10:32:00Z">
        <w:r w:rsidDel="00722F74">
          <w:delText>to</w:delText>
        </w:r>
      </w:del>
      <w:r>
        <w:t xml:space="preserve"> captur</w:t>
      </w:r>
      <w:ins w:id="27" w:author="wmmulrich" w:date="2018-11-24T10:32:00Z">
        <w:r w:rsidR="00722F74">
          <w:t>ing</w:t>
        </w:r>
      </w:ins>
      <w:del w:id="28" w:author="wmmulrich" w:date="2018-11-24T10:32:00Z">
        <w:r w:rsidDel="00722F74">
          <w:delText>e</w:delText>
        </w:r>
      </w:del>
      <w:r>
        <w:t xml:space="preserve"> and </w:t>
      </w:r>
      <w:del w:id="29" w:author="wmmulrich" w:date="2018-11-24T10:32:00Z">
        <w:r w:rsidDel="00722F74">
          <w:delText>communicate</w:delText>
        </w:r>
      </w:del>
      <w:ins w:id="30" w:author="wmmulrich" w:date="2018-11-24T10:32:00Z">
        <w:r w:rsidR="00722F74">
          <w:t>leveraging</w:t>
        </w:r>
      </w:ins>
      <w:r>
        <w:t xml:space="preserve"> a </w:t>
      </w:r>
      <w:del w:id="31" w:author="wmmulrich" w:date="2018-11-24T10:32:00Z">
        <w:r w:rsidDel="00722F74">
          <w:delText xml:space="preserve">Business </w:delText>
        </w:r>
      </w:del>
      <w:ins w:id="32" w:author="wmmulrich" w:date="2018-11-24T10:32:00Z">
        <w:r w:rsidR="00722F74">
          <w:t>business</w:t>
        </w:r>
      </w:ins>
      <w:del w:id="33" w:author="wmmulrich" w:date="2018-11-24T10:32:00Z">
        <w:r w:rsidDel="00722F74">
          <w:delText>Architecture</w:delText>
        </w:r>
      </w:del>
      <w:ins w:id="34" w:author="wmmulrich" w:date="2018-11-24T10:32:00Z">
        <w:r w:rsidR="00722F74">
          <w:t xml:space="preserve"> architecture</w:t>
        </w:r>
      </w:ins>
      <w:r>
        <w:t>. Tools often used include documents, presentations, diagrams and spread sheets. However, these</w:t>
      </w:r>
      <w:ins w:id="35" w:author="wmmulrich" w:date="2018-11-24T10:33:00Z">
        <w:r w:rsidR="00722F74">
          <w:t xml:space="preserve"> desktop-oriented options</w:t>
        </w:r>
      </w:ins>
      <w:r>
        <w:t xml:space="preserve"> result in limited scalability and as a result constrain the </w:t>
      </w:r>
      <w:ins w:id="36" w:author="wmmulrich" w:date="2018-11-24T10:33:00Z">
        <w:r w:rsidR="00722F74">
          <w:t xml:space="preserve">deployment and </w:t>
        </w:r>
      </w:ins>
      <w:r>
        <w:t>success of initiatives</w:t>
      </w:r>
      <w:ins w:id="37" w:author="wmmulrich" w:date="2018-11-24T10:34:00Z">
        <w:r w:rsidR="00722F74">
          <w:t xml:space="preserve"> attempting to leverage business architecture</w:t>
        </w:r>
      </w:ins>
      <w:r>
        <w:t xml:space="preserve">. </w:t>
      </w:r>
    </w:p>
    <w:p w14:paraId="7EA0B1E9" w14:textId="3EC2B339" w:rsidR="36C3AB6C" w:rsidRDefault="36C3AB6C">
      <w:pPr>
        <w:spacing w:after="120" w:line="264" w:lineRule="auto"/>
        <w:contextualSpacing/>
        <w:pPrChange w:id="38" w:author="William Ulrich" w:date="2018-11-24T13:59:00Z">
          <w:pPr/>
        </w:pPrChange>
      </w:pPr>
    </w:p>
    <w:p w14:paraId="20D81EF0" w14:textId="3C03289A" w:rsidR="36C3AB6C" w:rsidRDefault="36C3AB6C">
      <w:pPr>
        <w:spacing w:after="120" w:line="264" w:lineRule="auto"/>
        <w:contextualSpacing/>
        <w:pPrChange w:id="39" w:author="William Ulrich" w:date="2018-11-24T13:59:00Z">
          <w:pPr/>
        </w:pPrChange>
      </w:pPr>
      <w:r>
        <w:t xml:space="preserve">Establishing a foundation for </w:t>
      </w:r>
      <w:del w:id="40" w:author="wmmulrich" w:date="2018-11-24T10:34:00Z">
        <w:r w:rsidDel="00722F74">
          <w:delText xml:space="preserve">Business </w:delText>
        </w:r>
      </w:del>
      <w:ins w:id="41" w:author="wmmulrich" w:date="2018-11-24T10:34:00Z">
        <w:r w:rsidR="00722F74">
          <w:t xml:space="preserve">business </w:t>
        </w:r>
      </w:ins>
      <w:del w:id="42" w:author="wmmulrich" w:date="2018-11-24T10:34:00Z">
        <w:r w:rsidDel="00722F74">
          <w:delText>Architecture</w:delText>
        </w:r>
      </w:del>
      <w:ins w:id="43" w:author="wmmulrich" w:date="2018-11-24T10:34:00Z">
        <w:r w:rsidR="00722F74">
          <w:t>architecture</w:t>
        </w:r>
      </w:ins>
      <w:del w:id="44" w:author="wmmulrich" w:date="2018-11-24T10:34:00Z">
        <w:r w:rsidDel="00722F74">
          <w:delText>, which</w:delText>
        </w:r>
      </w:del>
      <w:ins w:id="45" w:author="wmmulrich" w:date="2018-11-24T10:34:00Z">
        <w:r w:rsidR="00722F74">
          <w:t xml:space="preserve"> that</w:t>
        </w:r>
      </w:ins>
      <w:r>
        <w:t xml:space="preserve"> consistently captures</w:t>
      </w:r>
      <w:ins w:id="46" w:author="wmmulrich" w:date="2018-11-24T10:34:00Z">
        <w:r w:rsidR="00722F74">
          <w:t xml:space="preserve"> and represents</w:t>
        </w:r>
      </w:ins>
      <w:r>
        <w:t xml:space="preserve"> </w:t>
      </w:r>
      <w:ins w:id="47" w:author="wmmulrich" w:date="2018-11-24T10:35:00Z">
        <w:r w:rsidR="00722F74">
          <w:t xml:space="preserve">domains and </w:t>
        </w:r>
      </w:ins>
      <w:r>
        <w:t xml:space="preserve">concepts allows </w:t>
      </w:r>
      <w:ins w:id="48" w:author="wmmulrich" w:date="2018-11-24T10:35:00Z">
        <w:r w:rsidR="00722F74">
          <w:t xml:space="preserve">the use of business architecture to </w:t>
        </w:r>
      </w:ins>
      <w:r>
        <w:t xml:space="preserve">scale across </w:t>
      </w:r>
      <w:del w:id="49" w:author="wmmulrich" w:date="2018-11-24T10:35:00Z">
        <w:r w:rsidDel="00722F74">
          <w:delText>teams and business units</w:delText>
        </w:r>
      </w:del>
      <w:ins w:id="50" w:author="wmmulrich" w:date="2018-11-24T10:35:00Z">
        <w:r w:rsidR="00722F74">
          <w:t>an ecosystem</w:t>
        </w:r>
      </w:ins>
      <w:r>
        <w:t xml:space="preserve">. </w:t>
      </w:r>
      <w:del w:id="51" w:author="wmmulrich" w:date="2018-11-24T10:35:00Z">
        <w:r w:rsidDel="00722F74">
          <w:delText xml:space="preserve">It </w:delText>
        </w:r>
      </w:del>
      <w:ins w:id="52" w:author="wmmulrich" w:date="2018-11-24T10:35:00Z">
        <w:r w:rsidR="00722F74">
          <w:t xml:space="preserve">In addition, having a </w:t>
        </w:r>
      </w:ins>
      <w:ins w:id="53" w:author="wmmulrich" w:date="2018-11-24T10:36:00Z">
        <w:r w:rsidR="00722F74">
          <w:t xml:space="preserve">consistent, </w:t>
        </w:r>
      </w:ins>
      <w:ins w:id="54" w:author="wmmulrich" w:date="2018-11-24T10:35:00Z">
        <w:r w:rsidR="00722F74">
          <w:t xml:space="preserve">foundational </w:t>
        </w:r>
      </w:ins>
      <w:ins w:id="55" w:author="wmmulrich" w:date="2018-11-24T10:36:00Z">
        <w:r w:rsidR="00722F74">
          <w:t>means</w:t>
        </w:r>
      </w:ins>
      <w:ins w:id="56" w:author="wmmulrich" w:date="2018-11-24T10:35:00Z">
        <w:r w:rsidR="00722F74">
          <w:t xml:space="preserve"> </w:t>
        </w:r>
      </w:ins>
      <w:ins w:id="57" w:author="wmmulrich" w:date="2018-11-24T10:36:00Z">
        <w:r w:rsidR="00722F74">
          <w:t>of</w:t>
        </w:r>
      </w:ins>
      <w:ins w:id="58" w:author="wmmulrich" w:date="2018-11-24T10:35:00Z">
        <w:r w:rsidR="00722F74">
          <w:t xml:space="preserve"> </w:t>
        </w:r>
      </w:ins>
      <w:ins w:id="59" w:author="wmmulrich" w:date="2018-11-24T10:36:00Z">
        <w:r w:rsidR="00722F74">
          <w:t>representing a business architecture</w:t>
        </w:r>
      </w:ins>
      <w:ins w:id="60" w:author="wmmulrich" w:date="2018-11-24T10:35:00Z">
        <w:r w:rsidR="00722F74">
          <w:t xml:space="preserve"> </w:t>
        </w:r>
      </w:ins>
      <w:r>
        <w:t xml:space="preserve">opens the way for common reference models to be applied that can save months of </w:t>
      </w:r>
      <w:ins w:id="61" w:author="wmmulrich" w:date="2018-11-24T10:36:00Z">
        <w:r w:rsidR="00722F74">
          <w:t>mapping and related startu</w:t>
        </w:r>
      </w:ins>
      <w:ins w:id="62" w:author="wmmulrich" w:date="2018-11-24T10:37:00Z">
        <w:r w:rsidR="00722F74">
          <w:t xml:space="preserve">p </w:t>
        </w:r>
      </w:ins>
      <w:r>
        <w:t>effort</w:t>
      </w:r>
      <w:ins w:id="63" w:author="wmmulrich" w:date="2018-11-24T10:37:00Z">
        <w:r w:rsidR="00722F74">
          <w:t>s</w:t>
        </w:r>
      </w:ins>
      <w:r>
        <w:t xml:space="preserve">. Taking a more uniform approach then allows </w:t>
      </w:r>
      <w:r w:rsidRPr="36C3AB6C">
        <w:rPr>
          <w:rFonts w:ascii="Calibri" w:eastAsia="Calibri" w:hAnsi="Calibri" w:cs="Calibri"/>
          <w:color w:val="000000" w:themeColor="text1"/>
          <w:sz w:val="21"/>
          <w:szCs w:val="21"/>
        </w:rPr>
        <w:t>multiple initiatives to be undertaken and the benefits to cascade throughout the organization.</w:t>
      </w:r>
    </w:p>
    <w:p w14:paraId="33F3CDF8" w14:textId="43B52BCF" w:rsidR="36C3AB6C" w:rsidRDefault="36C3AB6C">
      <w:pPr>
        <w:spacing w:after="120" w:line="264" w:lineRule="auto"/>
        <w:contextualSpacing/>
        <w:pPrChange w:id="64" w:author="William Ulrich" w:date="2018-11-24T13:59:00Z">
          <w:pPr/>
        </w:pPrChange>
      </w:pPr>
    </w:p>
    <w:p w14:paraId="6947DFD4" w14:textId="00D85D96" w:rsidR="36C3AB6C" w:rsidRDefault="36C3AB6C">
      <w:pPr>
        <w:spacing w:after="120" w:line="264" w:lineRule="auto"/>
        <w:contextualSpacing/>
        <w:pPrChange w:id="65" w:author="William Ulrich" w:date="2018-11-24T13:59:00Z">
          <w:pPr/>
        </w:pPrChange>
      </w:pPr>
      <w:r>
        <w:t xml:space="preserve">Application of </w:t>
      </w:r>
      <w:del w:id="66" w:author="wmmulrich" w:date="2018-11-24T11:01:00Z">
        <w:r w:rsidDel="00A333AA">
          <w:delText xml:space="preserve">this </w:delText>
        </w:r>
      </w:del>
      <w:ins w:id="67" w:author="wmmulrich" w:date="2018-11-24T11:01:00Z">
        <w:r w:rsidR="00A333AA">
          <w:t xml:space="preserve">a uniform </w:t>
        </w:r>
      </w:ins>
      <w:r>
        <w:t xml:space="preserve">approach can benefit from the use of </w:t>
      </w:r>
      <w:del w:id="68" w:author="wmmulrich" w:date="2018-11-24T11:01:00Z">
        <w:r w:rsidDel="00A333AA">
          <w:delText xml:space="preserve">specific </w:delText>
        </w:r>
      </w:del>
      <w:ins w:id="69" w:author="wmmulrich" w:date="2018-11-24T11:01:00Z">
        <w:r w:rsidR="00A333AA">
          <w:t xml:space="preserve">software </w:t>
        </w:r>
      </w:ins>
      <w:r>
        <w:t>tools that directly support</w:t>
      </w:r>
      <w:ins w:id="70" w:author="wmmulrich" w:date="2018-11-24T11:01:00Z">
        <w:r w:rsidR="00A333AA">
          <w:t xml:space="preserve"> a shared approach to representing</w:t>
        </w:r>
      </w:ins>
      <w:r>
        <w:t xml:space="preserve"> </w:t>
      </w:r>
      <w:del w:id="71" w:author="wmmulrich" w:date="2018-11-24T10:58:00Z">
        <w:r w:rsidDel="00BF590B">
          <w:delText xml:space="preserve">Business </w:delText>
        </w:r>
      </w:del>
      <w:ins w:id="72" w:author="wmmulrich" w:date="2018-11-24T10:58:00Z">
        <w:r w:rsidR="00BF590B">
          <w:t xml:space="preserve">business </w:t>
        </w:r>
      </w:ins>
      <w:del w:id="73" w:author="wmmulrich" w:date="2018-11-24T10:58:00Z">
        <w:r w:rsidDel="00BF590B">
          <w:delText xml:space="preserve">Architecture </w:delText>
        </w:r>
      </w:del>
      <w:ins w:id="74" w:author="wmmulrich" w:date="2018-11-24T10:58:00Z">
        <w:r w:rsidR="00BF590B">
          <w:t xml:space="preserve">architecture </w:t>
        </w:r>
      </w:ins>
      <w:r>
        <w:t xml:space="preserve">concepts. </w:t>
      </w:r>
      <w:ins w:id="75" w:author="wmmulrich" w:date="2018-11-24T10:58:00Z">
        <w:r w:rsidR="00BF590B">
          <w:t>Too</w:t>
        </w:r>
      </w:ins>
      <w:ins w:id="76" w:author="wmmulrich" w:date="2018-11-24T10:59:00Z">
        <w:r w:rsidR="00BF590B">
          <w:t xml:space="preserve">ls that leverage a consistent, </w:t>
        </w:r>
        <w:r w:rsidR="00A333AA">
          <w:t>widely accepted approach to representing a business architecture allow organizations to</w:t>
        </w:r>
      </w:ins>
      <w:del w:id="77" w:author="wmmulrich" w:date="2018-11-24T10:58:00Z">
        <w:r w:rsidDel="00BF590B">
          <w:delText>They</w:delText>
        </w:r>
      </w:del>
      <w:r>
        <w:t xml:space="preserve"> accelerate the capture and communication of </w:t>
      </w:r>
      <w:del w:id="78" w:author="wmmulrich" w:date="2018-11-24T11:00:00Z">
        <w:r w:rsidDel="00A333AA">
          <w:delText xml:space="preserve">shred </w:delText>
        </w:r>
      </w:del>
      <w:ins w:id="79" w:author="wmmulrich" w:date="2018-11-24T11:02:00Z">
        <w:r w:rsidR="00A333AA">
          <w:t>shared</w:t>
        </w:r>
      </w:ins>
      <w:ins w:id="80" w:author="wmmulrich" w:date="2018-11-24T11:00:00Z">
        <w:r w:rsidR="00A333AA">
          <w:t xml:space="preserve"> </w:t>
        </w:r>
      </w:ins>
      <w:del w:id="81" w:author="wmmulrich" w:date="2018-11-24T11:00:00Z">
        <w:r w:rsidDel="00A333AA">
          <w:delText xml:space="preserve">Business Architecture </w:delText>
        </w:r>
      </w:del>
      <w:ins w:id="82" w:author="wmmulrich" w:date="2018-11-24T11:00:00Z">
        <w:r w:rsidR="00A333AA">
          <w:t>domains and concepts</w:t>
        </w:r>
      </w:ins>
      <w:del w:id="83" w:author="wmmulrich" w:date="2018-11-24T11:00:00Z">
        <w:r w:rsidDel="00A333AA">
          <w:delText>information</w:delText>
        </w:r>
      </w:del>
      <w:r>
        <w:t xml:space="preserve"> and assist with demonstrating the essence and</w:t>
      </w:r>
      <w:ins w:id="84" w:author="wmmulrich" w:date="2018-11-24T11:02:00Z">
        <w:r w:rsidR="00A333AA">
          <w:t xml:space="preserve"> overall</w:t>
        </w:r>
      </w:ins>
      <w:r>
        <w:t xml:space="preserve"> value</w:t>
      </w:r>
      <w:ins w:id="85" w:author="wmmulrich" w:date="2018-11-24T11:02:00Z">
        <w:r w:rsidR="00A333AA">
          <w:t xml:space="preserve"> proposition</w:t>
        </w:r>
      </w:ins>
      <w:r>
        <w:t xml:space="preserve">. </w:t>
      </w:r>
    </w:p>
    <w:p w14:paraId="49D919B4" w14:textId="77777777" w:rsidR="00003222" w:rsidRDefault="00003222">
      <w:pPr>
        <w:spacing w:after="120" w:line="264" w:lineRule="auto"/>
        <w:contextualSpacing/>
        <w:pPrChange w:id="86" w:author="William Ulrich" w:date="2018-11-24T13:59:00Z">
          <w:pPr/>
        </w:pPrChange>
      </w:pPr>
    </w:p>
    <w:p w14:paraId="56791F17" w14:textId="77777777" w:rsidR="005D501D" w:rsidRDefault="00003222">
      <w:pPr>
        <w:spacing w:after="120" w:line="264" w:lineRule="auto"/>
        <w:contextualSpacing/>
        <w:pPrChange w:id="87" w:author="William Ulrich" w:date="2018-11-24T13:59:00Z">
          <w:pPr/>
        </w:pPrChange>
      </w:pPr>
      <w:r w:rsidRPr="00003222">
        <w:t xml:space="preserve">The Business Architecture Core Metamodel (BACM) is a standardization effort that seeks to establish a formal foundation for business architecture principles and best practices, furthering enabling the adoption of the discipline, reference model deployment, scalability, and automation support to enable the capture, communication, and interchange of essential business perspectives. </w:t>
      </w:r>
    </w:p>
    <w:p w14:paraId="4E977393" w14:textId="77777777" w:rsidR="005D501D" w:rsidRDefault="005D501D">
      <w:pPr>
        <w:spacing w:after="120" w:line="264" w:lineRule="auto"/>
        <w:contextualSpacing/>
        <w:pPrChange w:id="88" w:author="William Ulrich" w:date="2018-11-24T13:59:00Z">
          <w:pPr/>
        </w:pPrChange>
      </w:pPr>
    </w:p>
    <w:p w14:paraId="296928EE" w14:textId="6CFBFD40" w:rsidR="00003222" w:rsidDel="006D3147" w:rsidRDefault="00003222">
      <w:pPr>
        <w:spacing w:after="120" w:line="264" w:lineRule="auto"/>
        <w:contextualSpacing/>
        <w:rPr>
          <w:del w:id="89" w:author="William Ulrich" w:date="2018-11-24T14:01:00Z"/>
        </w:rPr>
        <w:pPrChange w:id="90" w:author="William Ulrich" w:date="2018-11-24T13:59:00Z">
          <w:pPr/>
        </w:pPrChange>
      </w:pPr>
      <w:del w:id="91" w:author="wmmulrich" w:date="2018-11-24T11:02:00Z">
        <w:r w:rsidRPr="00003222" w:rsidDel="00A333AA">
          <w:delText>Establishing this</w:delText>
        </w:r>
      </w:del>
      <w:ins w:id="92" w:author="wmmulrich" w:date="2018-11-24T11:02:00Z">
        <w:r w:rsidR="00A333AA">
          <w:t>Standardi</w:t>
        </w:r>
      </w:ins>
      <w:ins w:id="93" w:author="wmmulrich" w:date="2018-11-24T11:03:00Z">
        <w:r w:rsidR="00A333AA">
          <w:t>zing a core metamodel establishes a</w:t>
        </w:r>
      </w:ins>
      <w:r w:rsidRPr="00003222">
        <w:t xml:space="preserve"> foundation </w:t>
      </w:r>
      <w:ins w:id="94" w:author="wmmulrich" w:date="2018-11-24T11:03:00Z">
        <w:r w:rsidR="00A333AA">
          <w:t xml:space="preserve">that </w:t>
        </w:r>
      </w:ins>
      <w:r w:rsidRPr="00003222">
        <w:t xml:space="preserve">is essential to taking the value proposition of business architecture to the next level, scaling </w:t>
      </w:r>
      <w:ins w:id="95" w:author="wmmulrich" w:date="2018-11-24T11:03:00Z">
        <w:r w:rsidR="00A333AA">
          <w:t>the discipline</w:t>
        </w:r>
      </w:ins>
      <w:del w:id="96" w:author="wmmulrich" w:date="2018-11-24T11:03:00Z">
        <w:r w:rsidRPr="00003222" w:rsidDel="00A333AA">
          <w:delText>it</w:delText>
        </w:r>
      </w:del>
      <w:r w:rsidRPr="00003222">
        <w:t xml:space="preserve"> across business ecosystems and delivering benefits across a variety of related disciplines, business areas, and strategic initiatives.</w:t>
      </w:r>
    </w:p>
    <w:p w14:paraId="46BEF43A" w14:textId="14053F2F" w:rsidR="36C3AB6C" w:rsidRDefault="36C3AB6C">
      <w:pPr>
        <w:spacing w:after="120" w:line="264" w:lineRule="auto"/>
        <w:contextualSpacing/>
        <w:rPr>
          <w:bCs/>
        </w:rPr>
        <w:pPrChange w:id="97" w:author="William Ulrich" w:date="2018-11-24T13:59:00Z">
          <w:pPr/>
        </w:pPrChange>
      </w:pPr>
    </w:p>
    <w:p w14:paraId="2855B4E2" w14:textId="48E1C31A" w:rsidR="00602B53" w:rsidRDefault="00BA35B2">
      <w:pPr>
        <w:pStyle w:val="Heading2"/>
        <w:spacing w:before="0" w:after="120" w:line="264" w:lineRule="auto"/>
        <w:contextualSpacing/>
        <w:pPrChange w:id="98" w:author="William Ulrich" w:date="2018-11-24T13:59:00Z">
          <w:pPr>
            <w:pStyle w:val="Heading2"/>
          </w:pPr>
        </w:pPrChange>
      </w:pPr>
      <w:ins w:id="99" w:author="wmmulrich" w:date="2018-11-24T11:52:00Z">
        <w:r>
          <w:t xml:space="preserve">Shifting </w:t>
        </w:r>
      </w:ins>
      <w:r w:rsidR="00441EDA">
        <w:t>Silo</w:t>
      </w:r>
      <w:ins w:id="100" w:author="wmmulrich" w:date="2018-11-24T11:52:00Z">
        <w:r>
          <w:t>-oriented Thinking</w:t>
        </w:r>
      </w:ins>
      <w:del w:id="101" w:author="wmmulrich" w:date="2018-11-24T11:52:00Z">
        <w:r w:rsidR="00441EDA" w:rsidDel="00BA35B2">
          <w:delText>s</w:delText>
        </w:r>
      </w:del>
      <w:r w:rsidR="00441EDA">
        <w:t xml:space="preserve"> to Ecosystem</w:t>
      </w:r>
      <w:ins w:id="102" w:author="wmmulrich" w:date="2018-11-24T11:52:00Z">
        <w:r>
          <w:t>-oriented Thinking</w:t>
        </w:r>
      </w:ins>
    </w:p>
    <w:p w14:paraId="41E1AD11" w14:textId="06950C99" w:rsidR="004D5DE9" w:rsidDel="00BA35B2" w:rsidRDefault="004D5DE9">
      <w:pPr>
        <w:spacing w:after="120" w:line="264" w:lineRule="auto"/>
        <w:contextualSpacing/>
        <w:rPr>
          <w:del w:id="103" w:author="wmmulrich" w:date="2018-11-24T11:46:00Z"/>
          <w:bCs/>
        </w:rPr>
        <w:pPrChange w:id="104" w:author="William Ulrich" w:date="2018-11-24T13:59:00Z">
          <w:pPr/>
        </w:pPrChange>
      </w:pPr>
      <w:r>
        <w:rPr>
          <w:bCs/>
        </w:rPr>
        <w:t>M</w:t>
      </w:r>
      <w:r w:rsidR="00951EAF" w:rsidRPr="00951EAF">
        <w:rPr>
          <w:bCs/>
        </w:rPr>
        <w:t xml:space="preserve">odern </w:t>
      </w:r>
      <w:r w:rsidR="00951EAF">
        <w:rPr>
          <w:bCs/>
        </w:rPr>
        <w:t xml:space="preserve">organizations </w:t>
      </w:r>
      <w:r w:rsidR="00951EAF" w:rsidRPr="00951EAF">
        <w:rPr>
          <w:bCs/>
        </w:rPr>
        <w:t>do</w:t>
      </w:r>
      <w:ins w:id="105" w:author="wmmulrich" w:date="2018-11-24T11:45:00Z">
        <w:r w:rsidR="00BA35B2">
          <w:rPr>
            <w:bCs/>
          </w:rPr>
          <w:t xml:space="preserve"> not</w:t>
        </w:r>
      </w:ins>
      <w:del w:id="106" w:author="wmmulrich" w:date="2018-11-24T11:45:00Z">
        <w:r w:rsidR="00951EAF" w:rsidRPr="00951EAF" w:rsidDel="00BA35B2">
          <w:rPr>
            <w:bCs/>
          </w:rPr>
          <w:delText>n't</w:delText>
        </w:r>
      </w:del>
      <w:r w:rsidR="00951EAF" w:rsidRPr="00951EAF">
        <w:rPr>
          <w:bCs/>
        </w:rPr>
        <w:t xml:space="preserve"> start or stop at their</w:t>
      </w:r>
      <w:ins w:id="107" w:author="wmmulrich" w:date="2018-11-24T11:45:00Z">
        <w:r w:rsidR="00BA35B2">
          <w:rPr>
            <w:bCs/>
          </w:rPr>
          <w:t xml:space="preserve"> legal</w:t>
        </w:r>
      </w:ins>
      <w:r w:rsidR="00951EAF" w:rsidRPr="00951EAF">
        <w:rPr>
          <w:bCs/>
        </w:rPr>
        <w:t xml:space="preserve"> boundaries. </w:t>
      </w:r>
      <w:del w:id="108" w:author="wmmulrich" w:date="2018-11-24T11:45:00Z">
        <w:r w:rsidDel="00BA35B2">
          <w:rPr>
            <w:bCs/>
          </w:rPr>
          <w:delText xml:space="preserve">They </w:delText>
        </w:r>
      </w:del>
      <w:ins w:id="109" w:author="wmmulrich" w:date="2018-11-24T11:45:00Z">
        <w:r w:rsidR="00BA35B2">
          <w:rPr>
            <w:bCs/>
          </w:rPr>
          <w:t xml:space="preserve">Businesses </w:t>
        </w:r>
      </w:ins>
      <w:r w:rsidR="00951EAF" w:rsidRPr="00951EAF">
        <w:rPr>
          <w:bCs/>
        </w:rPr>
        <w:t xml:space="preserve">no longer operate in silos, but </w:t>
      </w:r>
      <w:r w:rsidR="003A5073">
        <w:rPr>
          <w:bCs/>
        </w:rPr>
        <w:t xml:space="preserve">rather, </w:t>
      </w:r>
      <w:r w:rsidR="006855E0">
        <w:rPr>
          <w:bCs/>
        </w:rPr>
        <w:t xml:space="preserve">are </w:t>
      </w:r>
      <w:r>
        <w:rPr>
          <w:bCs/>
        </w:rPr>
        <w:t xml:space="preserve">part of a </w:t>
      </w:r>
      <w:r w:rsidR="00951EAF" w:rsidRPr="00951EAF">
        <w:rPr>
          <w:bCs/>
        </w:rPr>
        <w:t>large</w:t>
      </w:r>
      <w:r w:rsidR="006855E0">
        <w:rPr>
          <w:bCs/>
        </w:rPr>
        <w:t>r</w:t>
      </w:r>
      <w:r w:rsidR="00951EAF" w:rsidRPr="00951EAF">
        <w:rPr>
          <w:bCs/>
        </w:rPr>
        <w:t xml:space="preserve"> ecosystem. Awareness of </w:t>
      </w:r>
      <w:r w:rsidR="00933489">
        <w:rPr>
          <w:bCs/>
        </w:rPr>
        <w:t>relevant stakeholders</w:t>
      </w:r>
      <w:r w:rsidR="00951EAF" w:rsidRPr="00951EAF">
        <w:rPr>
          <w:bCs/>
        </w:rPr>
        <w:t xml:space="preserve"> and </w:t>
      </w:r>
      <w:r w:rsidR="00933489">
        <w:rPr>
          <w:bCs/>
        </w:rPr>
        <w:t xml:space="preserve">the ways in </w:t>
      </w:r>
      <w:r w:rsidR="00951EAF" w:rsidRPr="00951EAF">
        <w:rPr>
          <w:bCs/>
        </w:rPr>
        <w:t xml:space="preserve">which they support the value delivery of a </w:t>
      </w:r>
      <w:r w:rsidR="00933489">
        <w:rPr>
          <w:bCs/>
        </w:rPr>
        <w:t>business</w:t>
      </w:r>
      <w:r w:rsidR="00951EAF" w:rsidRPr="00951EAF">
        <w:rPr>
          <w:bCs/>
        </w:rPr>
        <w:t xml:space="preserve"> is key to </w:t>
      </w:r>
      <w:ins w:id="110" w:author="wmmulrich" w:date="2018-11-24T11:46:00Z">
        <w:r w:rsidR="00BA35B2">
          <w:rPr>
            <w:bCs/>
          </w:rPr>
          <w:t xml:space="preserve">innovation and overall </w:t>
        </w:r>
      </w:ins>
      <w:r w:rsidR="00951EAF" w:rsidRPr="00951EAF">
        <w:rPr>
          <w:bCs/>
        </w:rPr>
        <w:t>success.</w:t>
      </w:r>
      <w:ins w:id="111" w:author="wmmulrich" w:date="2018-11-24T11:46:00Z">
        <w:r w:rsidR="00BA35B2">
          <w:rPr>
            <w:bCs/>
          </w:rPr>
          <w:t xml:space="preserve"> </w:t>
        </w:r>
      </w:ins>
    </w:p>
    <w:p w14:paraId="23F25FC6" w14:textId="1F10ED40" w:rsidR="004D5DE9" w:rsidDel="00BA35B2" w:rsidRDefault="004D5DE9">
      <w:pPr>
        <w:spacing w:after="120" w:line="264" w:lineRule="auto"/>
        <w:contextualSpacing/>
        <w:rPr>
          <w:del w:id="112" w:author="wmmulrich" w:date="2018-11-24T11:46:00Z"/>
          <w:bCs/>
        </w:rPr>
        <w:pPrChange w:id="113" w:author="William Ulrich" w:date="2018-11-24T13:59:00Z">
          <w:pPr/>
        </w:pPrChange>
      </w:pPr>
    </w:p>
    <w:p w14:paraId="513C3A43" w14:textId="1D0D463E" w:rsidR="004D5DE9" w:rsidRDefault="00927EFB">
      <w:pPr>
        <w:spacing w:after="120" w:line="264" w:lineRule="auto"/>
        <w:contextualSpacing/>
        <w:rPr>
          <w:bCs/>
        </w:rPr>
        <w:pPrChange w:id="114" w:author="William Ulrich" w:date="2018-11-24T13:59:00Z">
          <w:pPr/>
        </w:pPrChange>
      </w:pPr>
      <w:r>
        <w:rPr>
          <w:bCs/>
        </w:rPr>
        <w:t>Increasingly, b</w:t>
      </w:r>
      <w:r w:rsidR="004D5DE9">
        <w:rPr>
          <w:bCs/>
        </w:rPr>
        <w:t xml:space="preserve">usinesses </w:t>
      </w:r>
      <w:r w:rsidR="00951EAF" w:rsidRPr="00951EAF">
        <w:rPr>
          <w:bCs/>
        </w:rPr>
        <w:t xml:space="preserve">need </w:t>
      </w:r>
      <w:r w:rsidR="00886F6F">
        <w:rPr>
          <w:bCs/>
        </w:rPr>
        <w:t xml:space="preserve">to </w:t>
      </w:r>
      <w:r w:rsidR="002D3A64">
        <w:rPr>
          <w:bCs/>
        </w:rPr>
        <w:t xml:space="preserve">adapt </w:t>
      </w:r>
      <w:r w:rsidR="00951EAF" w:rsidRPr="00951EAF">
        <w:rPr>
          <w:bCs/>
        </w:rPr>
        <w:t xml:space="preserve">to meet the </w:t>
      </w:r>
      <w:r w:rsidR="004D5DE9">
        <w:rPr>
          <w:bCs/>
        </w:rPr>
        <w:t xml:space="preserve">needs of </w:t>
      </w:r>
      <w:r w:rsidR="00951EAF" w:rsidRPr="00951EAF">
        <w:rPr>
          <w:bCs/>
        </w:rPr>
        <w:t>customer</w:t>
      </w:r>
      <w:r w:rsidR="004D5DE9">
        <w:rPr>
          <w:bCs/>
        </w:rPr>
        <w:t>s</w:t>
      </w:r>
      <w:r w:rsidR="00951EAF" w:rsidRPr="00951EAF">
        <w:rPr>
          <w:bCs/>
        </w:rPr>
        <w:t xml:space="preserve">. A rapidly changing world requires undertaking </w:t>
      </w:r>
      <w:r w:rsidR="004D5DE9">
        <w:rPr>
          <w:bCs/>
        </w:rPr>
        <w:t>new initiatives</w:t>
      </w:r>
      <w:r w:rsidR="002D3A64">
        <w:rPr>
          <w:bCs/>
        </w:rPr>
        <w:t xml:space="preserve">, along with </w:t>
      </w:r>
      <w:r w:rsidR="00951EAF" w:rsidRPr="00951EAF">
        <w:rPr>
          <w:bCs/>
        </w:rPr>
        <w:t>business transformation</w:t>
      </w:r>
      <w:r w:rsidR="002D3A64">
        <w:rPr>
          <w:bCs/>
        </w:rPr>
        <w:t>,</w:t>
      </w:r>
      <w:r w:rsidR="00951EAF" w:rsidRPr="00951EAF">
        <w:rPr>
          <w:bCs/>
        </w:rPr>
        <w:t xml:space="preserve"> </w:t>
      </w:r>
      <w:r w:rsidR="004D5DE9">
        <w:rPr>
          <w:bCs/>
        </w:rPr>
        <w:t xml:space="preserve">in order to </w:t>
      </w:r>
      <w:r w:rsidR="00951EAF" w:rsidRPr="00951EAF">
        <w:rPr>
          <w:bCs/>
        </w:rPr>
        <w:t>driv</w:t>
      </w:r>
      <w:r w:rsidR="004D5DE9">
        <w:rPr>
          <w:bCs/>
        </w:rPr>
        <w:t>e</w:t>
      </w:r>
      <w:r w:rsidR="00951EAF" w:rsidRPr="00951EAF">
        <w:rPr>
          <w:bCs/>
        </w:rPr>
        <w:t xml:space="preserve"> innovation </w:t>
      </w:r>
      <w:r w:rsidR="002D3A64">
        <w:rPr>
          <w:bCs/>
        </w:rPr>
        <w:t xml:space="preserve">so as to </w:t>
      </w:r>
      <w:r w:rsidR="00951EAF" w:rsidRPr="00951EAF">
        <w:rPr>
          <w:bCs/>
        </w:rPr>
        <w:t xml:space="preserve">compete </w:t>
      </w:r>
      <w:r w:rsidR="002D3A64">
        <w:rPr>
          <w:bCs/>
        </w:rPr>
        <w:t xml:space="preserve">better </w:t>
      </w:r>
      <w:r w:rsidR="00951EAF" w:rsidRPr="00951EAF">
        <w:rPr>
          <w:bCs/>
        </w:rPr>
        <w:t xml:space="preserve">with others. </w:t>
      </w:r>
      <w:ins w:id="115" w:author="wmmulrich" w:date="2018-11-24T11:46:00Z">
        <w:r w:rsidR="00BA35B2">
          <w:rPr>
            <w:bCs/>
          </w:rPr>
          <w:t xml:space="preserve">An ecosystem wide </w:t>
        </w:r>
      </w:ins>
      <w:ins w:id="116" w:author="wmmulrich" w:date="2018-11-24T11:50:00Z">
        <w:r w:rsidR="00BA35B2">
          <w:rPr>
            <w:bCs/>
          </w:rPr>
          <w:t>view of a business</w:t>
        </w:r>
      </w:ins>
      <w:ins w:id="117" w:author="wmmulrich" w:date="2018-11-24T11:46:00Z">
        <w:r w:rsidR="00BA35B2">
          <w:rPr>
            <w:bCs/>
          </w:rPr>
          <w:t xml:space="preserve"> </w:t>
        </w:r>
      </w:ins>
      <w:ins w:id="118" w:author="wmmulrich" w:date="2018-11-24T11:50:00Z">
        <w:r w:rsidR="00BA35B2">
          <w:rPr>
            <w:bCs/>
          </w:rPr>
          <w:t>enables</w:t>
        </w:r>
      </w:ins>
      <w:ins w:id="119" w:author="wmmulrich" w:date="2018-11-24T11:46:00Z">
        <w:r w:rsidR="00BA35B2">
          <w:rPr>
            <w:bCs/>
          </w:rPr>
          <w:t xml:space="preserve"> </w:t>
        </w:r>
        <w:r w:rsidR="00BA35B2">
          <w:rPr>
            <w:bCs/>
          </w:rPr>
          <w:lastRenderedPageBreak/>
          <w:t>in</w:t>
        </w:r>
      </w:ins>
      <w:ins w:id="120" w:author="wmmulrich" w:date="2018-11-24T11:47:00Z">
        <w:r w:rsidR="00BA35B2">
          <w:rPr>
            <w:bCs/>
          </w:rPr>
          <w:t xml:space="preserve">novation and transformation from a </w:t>
        </w:r>
      </w:ins>
      <w:ins w:id="121" w:author="wmmulrich" w:date="2018-11-24T11:50:00Z">
        <w:r w:rsidR="00BA35B2">
          <w:rPr>
            <w:bCs/>
          </w:rPr>
          <w:t>more holistic</w:t>
        </w:r>
      </w:ins>
      <w:ins w:id="122" w:author="wmmulrich" w:date="2018-11-24T11:47:00Z">
        <w:r w:rsidR="00BA35B2">
          <w:rPr>
            <w:bCs/>
          </w:rPr>
          <w:t xml:space="preserve"> perspective that </w:t>
        </w:r>
      </w:ins>
      <w:ins w:id="123" w:author="wmmulrich" w:date="2018-11-24T11:51:00Z">
        <w:r w:rsidR="00BA35B2">
          <w:rPr>
            <w:bCs/>
          </w:rPr>
          <w:t xml:space="preserve">a comprehensive mapping of an organization’s </w:t>
        </w:r>
      </w:ins>
      <w:ins w:id="124" w:author="wmmulrich" w:date="2018-11-24T11:48:00Z">
        <w:r w:rsidR="00BA35B2">
          <w:rPr>
            <w:bCs/>
          </w:rPr>
          <w:t xml:space="preserve">business architecture </w:t>
        </w:r>
      </w:ins>
      <w:ins w:id="125" w:author="wmmulrich" w:date="2018-11-24T11:51:00Z">
        <w:r w:rsidR="00BA35B2">
          <w:rPr>
            <w:bCs/>
          </w:rPr>
          <w:t>delivers</w:t>
        </w:r>
      </w:ins>
      <w:ins w:id="126" w:author="wmmulrich" w:date="2018-11-24T11:48:00Z">
        <w:r w:rsidR="00BA35B2">
          <w:rPr>
            <w:bCs/>
          </w:rPr>
          <w:t xml:space="preserve">. </w:t>
        </w:r>
      </w:ins>
    </w:p>
    <w:p w14:paraId="6EAB313C" w14:textId="77777777" w:rsidR="00902021" w:rsidRDefault="00902021">
      <w:pPr>
        <w:spacing w:after="120" w:line="264" w:lineRule="auto"/>
        <w:contextualSpacing/>
        <w:rPr>
          <w:bCs/>
        </w:rPr>
        <w:pPrChange w:id="127" w:author="William Ulrich" w:date="2018-11-24T13:59:00Z">
          <w:pPr/>
        </w:pPrChange>
      </w:pPr>
    </w:p>
    <w:p w14:paraId="208FD815" w14:textId="3D7AE86E" w:rsidR="00902021" w:rsidDel="006B5E0B" w:rsidRDefault="00BA35B2">
      <w:pPr>
        <w:spacing w:after="120" w:line="264" w:lineRule="auto"/>
        <w:contextualSpacing/>
        <w:rPr>
          <w:del w:id="128" w:author="wmmulrich" w:date="2018-11-24T11:55:00Z"/>
          <w:bCs/>
        </w:rPr>
        <w:pPrChange w:id="129" w:author="William Ulrich" w:date="2018-11-24T13:59:00Z">
          <w:pPr/>
        </w:pPrChange>
      </w:pPr>
      <w:ins w:id="130" w:author="wmmulrich" w:date="2018-11-24T11:53:00Z">
        <w:r>
          <w:rPr>
            <w:bCs/>
          </w:rPr>
          <w:t>A comprehensive, end-to-end view of one’s business architecture drives innovative thinking and transformative inv</w:t>
        </w:r>
      </w:ins>
      <w:ins w:id="131" w:author="wmmulrich" w:date="2018-11-24T11:54:00Z">
        <w:r>
          <w:rPr>
            <w:bCs/>
          </w:rPr>
          <w:t>estments from ideation through realization</w:t>
        </w:r>
        <w:r w:rsidR="006B5E0B">
          <w:rPr>
            <w:bCs/>
          </w:rPr>
          <w:t xml:space="preserve">, enabling multiple disciplines along the way. </w:t>
        </w:r>
      </w:ins>
      <w:del w:id="132" w:author="wmmulrich" w:date="2018-11-24T11:54:00Z">
        <w:r w:rsidR="00902021" w:rsidDel="006B5E0B">
          <w:rPr>
            <w:bCs/>
          </w:rPr>
          <w:delText xml:space="preserve">Agile </w:delText>
        </w:r>
      </w:del>
      <w:ins w:id="133" w:author="wmmulrich" w:date="2018-11-24T11:54:00Z">
        <w:r w:rsidR="006B5E0B">
          <w:rPr>
            <w:bCs/>
          </w:rPr>
          <w:t xml:space="preserve">Consider that agile </w:t>
        </w:r>
      </w:ins>
      <w:r w:rsidR="00902021">
        <w:rPr>
          <w:bCs/>
        </w:rPr>
        <w:t>approaches can help to meet needs quickly, but unless the right customer needs are identified and strategy aligned with this, how can you know investment decisions are well informed?</w:t>
      </w:r>
      <w:ins w:id="134" w:author="wmmulrich" w:date="2018-11-24T11:55:00Z">
        <w:r w:rsidR="006B5E0B">
          <w:rPr>
            <w:bCs/>
          </w:rPr>
          <w:t xml:space="preserve"> </w:t>
        </w:r>
      </w:ins>
    </w:p>
    <w:p w14:paraId="71A61A28" w14:textId="77777777" w:rsidR="006855E0" w:rsidDel="006B5E0B" w:rsidRDefault="006855E0">
      <w:pPr>
        <w:spacing w:after="120" w:line="264" w:lineRule="auto"/>
        <w:contextualSpacing/>
        <w:rPr>
          <w:del w:id="135" w:author="wmmulrich" w:date="2018-11-24T11:55:00Z"/>
          <w:bCs/>
        </w:rPr>
        <w:pPrChange w:id="136" w:author="William Ulrich" w:date="2018-11-24T13:59:00Z">
          <w:pPr/>
        </w:pPrChange>
      </w:pPr>
    </w:p>
    <w:p w14:paraId="429563B9" w14:textId="40A6EF38" w:rsidR="004D5DE9" w:rsidRDefault="00951EAF">
      <w:pPr>
        <w:spacing w:after="120" w:line="264" w:lineRule="auto"/>
        <w:contextualSpacing/>
        <w:rPr>
          <w:bCs/>
        </w:rPr>
        <w:pPrChange w:id="137" w:author="William Ulrich" w:date="2018-11-24T13:59:00Z">
          <w:pPr/>
        </w:pPrChange>
      </w:pPr>
      <w:r w:rsidRPr="00951EAF">
        <w:rPr>
          <w:bCs/>
        </w:rPr>
        <w:t xml:space="preserve">Acting and decision making become very risky in complex environments without a </w:t>
      </w:r>
      <w:del w:id="138" w:author="wmmulrich" w:date="2018-11-24T11:55:00Z">
        <w:r w:rsidRPr="00951EAF" w:rsidDel="006B5E0B">
          <w:rPr>
            <w:bCs/>
          </w:rPr>
          <w:delText xml:space="preserve">methodology </w:delText>
        </w:r>
      </w:del>
      <w:ins w:id="139" w:author="wmmulrich" w:date="2018-11-24T11:55:00Z">
        <w:r w:rsidR="006B5E0B">
          <w:rPr>
            <w:bCs/>
          </w:rPr>
          <w:t>comprehensive view of the affected</w:t>
        </w:r>
        <w:r w:rsidR="006B5E0B" w:rsidRPr="00951EAF">
          <w:rPr>
            <w:bCs/>
          </w:rPr>
          <w:t xml:space="preserve"> </w:t>
        </w:r>
      </w:ins>
      <w:del w:id="140" w:author="wmmulrich" w:date="2018-11-24T11:55:00Z">
        <w:r w:rsidRPr="00951EAF" w:rsidDel="006B5E0B">
          <w:rPr>
            <w:bCs/>
          </w:rPr>
          <w:delText xml:space="preserve">to </w:delText>
        </w:r>
        <w:r w:rsidR="005A52C1" w:rsidRPr="00951EAF" w:rsidDel="006B5E0B">
          <w:rPr>
            <w:bCs/>
          </w:rPr>
          <w:delText>analyse</w:delText>
        </w:r>
        <w:r w:rsidRPr="00951EAF" w:rsidDel="006B5E0B">
          <w:rPr>
            <w:bCs/>
          </w:rPr>
          <w:delText xml:space="preserve"> </w:delText>
        </w:r>
        <w:r w:rsidR="004D5DE9" w:rsidDel="006B5E0B">
          <w:rPr>
            <w:bCs/>
          </w:rPr>
          <w:delText xml:space="preserve">important aspects of </w:delText>
        </w:r>
        <w:r w:rsidRPr="00951EAF" w:rsidDel="006B5E0B">
          <w:rPr>
            <w:bCs/>
          </w:rPr>
          <w:delText>an</w:delText>
        </w:r>
      </w:del>
      <w:ins w:id="141" w:author="wmmulrich" w:date="2018-11-24T11:55:00Z">
        <w:r w:rsidR="006B5E0B">
          <w:rPr>
            <w:bCs/>
          </w:rPr>
          <w:t>business</w:t>
        </w:r>
      </w:ins>
      <w:r w:rsidRPr="00951EAF">
        <w:rPr>
          <w:bCs/>
        </w:rPr>
        <w:t xml:space="preserve"> ecosystem. The ability to anticipate problems before they occur </w:t>
      </w:r>
      <w:r w:rsidR="004D5DE9">
        <w:rPr>
          <w:bCs/>
        </w:rPr>
        <w:t xml:space="preserve">can </w:t>
      </w:r>
      <w:del w:id="142" w:author="wmmulrich" w:date="2018-11-24T11:55:00Z">
        <w:r w:rsidR="004D5DE9" w:rsidDel="006B5E0B">
          <w:rPr>
            <w:bCs/>
          </w:rPr>
          <w:delText xml:space="preserve">better helps to </w:delText>
        </w:r>
      </w:del>
      <w:r w:rsidRPr="00951EAF">
        <w:rPr>
          <w:bCs/>
        </w:rPr>
        <w:t>mitigate risk of losing investments</w:t>
      </w:r>
      <w:ins w:id="143" w:author="wmmulrich" w:date="2018-11-24T11:55:00Z">
        <w:r w:rsidR="006B5E0B">
          <w:rPr>
            <w:bCs/>
          </w:rPr>
          <w:t xml:space="preserve"> downstream </w:t>
        </w:r>
      </w:ins>
      <w:ins w:id="144" w:author="wmmulrich" w:date="2018-11-24T11:56:00Z">
        <w:r w:rsidR="006B5E0B">
          <w:rPr>
            <w:bCs/>
          </w:rPr>
          <w:t>because of a lack of foresight upstream</w:t>
        </w:r>
      </w:ins>
      <w:r w:rsidRPr="00951EAF">
        <w:rPr>
          <w:bCs/>
        </w:rPr>
        <w:t xml:space="preserve">. </w:t>
      </w:r>
      <w:del w:id="145" w:author="wmmulrich" w:date="2018-11-24T11:57:00Z">
        <w:r w:rsidR="004D5DE9" w:rsidDel="006B5E0B">
          <w:rPr>
            <w:bCs/>
          </w:rPr>
          <w:delText>I</w:delText>
        </w:r>
        <w:r w:rsidRPr="00951EAF" w:rsidDel="006B5E0B">
          <w:rPr>
            <w:bCs/>
          </w:rPr>
          <w:delText xml:space="preserve">t </w:delText>
        </w:r>
      </w:del>
      <w:ins w:id="146" w:author="wmmulrich" w:date="2018-11-24T11:57:00Z">
        <w:r w:rsidR="006B5E0B">
          <w:rPr>
            <w:bCs/>
          </w:rPr>
          <w:t>A comprehensive view of one’s ecosystem using business architecture</w:t>
        </w:r>
      </w:ins>
      <w:del w:id="147" w:author="wmmulrich" w:date="2018-11-24T11:57:00Z">
        <w:r w:rsidR="004D5DE9" w:rsidDel="006B5E0B">
          <w:rPr>
            <w:bCs/>
          </w:rPr>
          <w:delText xml:space="preserve">also </w:delText>
        </w:r>
        <w:r w:rsidRPr="00951EAF" w:rsidDel="006B5E0B">
          <w:rPr>
            <w:bCs/>
          </w:rPr>
          <w:delText>allows</w:delText>
        </w:r>
      </w:del>
      <w:r w:rsidRPr="00951EAF">
        <w:rPr>
          <w:bCs/>
        </w:rPr>
        <w:t xml:space="preserve"> </w:t>
      </w:r>
      <w:del w:id="148" w:author="wmmulrich" w:date="2018-11-24T11:56:00Z">
        <w:r w:rsidR="004D5DE9" w:rsidDel="006B5E0B">
          <w:rPr>
            <w:bCs/>
          </w:rPr>
          <w:delText xml:space="preserve">an </w:delText>
        </w:r>
        <w:r w:rsidRPr="00951EAF" w:rsidDel="006B5E0B">
          <w:rPr>
            <w:bCs/>
          </w:rPr>
          <w:delText>evaluat</w:delText>
        </w:r>
        <w:r w:rsidR="004D5DE9" w:rsidDel="006B5E0B">
          <w:rPr>
            <w:bCs/>
          </w:rPr>
          <w:delText>ion</w:delText>
        </w:r>
        <w:r w:rsidRPr="00951EAF" w:rsidDel="006B5E0B">
          <w:rPr>
            <w:bCs/>
          </w:rPr>
          <w:delText xml:space="preserve"> problems</w:delText>
        </w:r>
      </w:del>
      <w:ins w:id="149" w:author="wmmulrich" w:date="2018-11-24T11:56:00Z">
        <w:r w:rsidR="006B5E0B">
          <w:rPr>
            <w:bCs/>
          </w:rPr>
          <w:t xml:space="preserve">surfaces issues </w:t>
        </w:r>
      </w:ins>
      <w:ins w:id="150" w:author="wmmulrich" w:date="2018-11-24T11:57:00Z">
        <w:r w:rsidR="006B5E0B">
          <w:rPr>
            <w:bCs/>
          </w:rPr>
          <w:t xml:space="preserve">early on </w:t>
        </w:r>
      </w:ins>
      <w:ins w:id="151" w:author="wmmulrich" w:date="2018-11-24T11:56:00Z">
        <w:r w:rsidR="006B5E0B">
          <w:rPr>
            <w:bCs/>
          </w:rPr>
          <w:t>and</w:t>
        </w:r>
      </w:ins>
      <w:ins w:id="152" w:author="wmmulrich" w:date="2018-11-24T11:57:00Z">
        <w:r w:rsidR="006B5E0B">
          <w:rPr>
            <w:bCs/>
          </w:rPr>
          <w:t xml:space="preserve"> helps</w:t>
        </w:r>
      </w:ins>
      <w:del w:id="153" w:author="wmmulrich" w:date="2018-11-24T11:56:00Z">
        <w:r w:rsidR="004D5DE9" w:rsidDel="006B5E0B">
          <w:rPr>
            <w:bCs/>
          </w:rPr>
          <w:delText>,</w:delText>
        </w:r>
      </w:del>
      <w:r w:rsidR="004D5DE9">
        <w:rPr>
          <w:bCs/>
        </w:rPr>
        <w:t xml:space="preserve"> </w:t>
      </w:r>
      <w:del w:id="154" w:author="wmmulrich" w:date="2018-11-24T11:57:00Z">
        <w:r w:rsidR="004D5DE9" w:rsidDel="006B5E0B">
          <w:rPr>
            <w:bCs/>
          </w:rPr>
          <w:delText xml:space="preserve">prioritization </w:delText>
        </w:r>
      </w:del>
      <w:ins w:id="155" w:author="wmmulrich" w:date="2018-11-24T11:57:00Z">
        <w:r w:rsidR="006B5E0B">
          <w:rPr>
            <w:bCs/>
          </w:rPr>
          <w:t xml:space="preserve">prioritize </w:t>
        </w:r>
      </w:ins>
      <w:del w:id="156" w:author="wmmulrich" w:date="2018-11-24T11:58:00Z">
        <w:r w:rsidR="004D5DE9" w:rsidDel="006B5E0B">
          <w:rPr>
            <w:bCs/>
          </w:rPr>
          <w:delText xml:space="preserve">of </w:delText>
        </w:r>
      </w:del>
      <w:r w:rsidR="004D5DE9">
        <w:rPr>
          <w:bCs/>
        </w:rPr>
        <w:t>investment</w:t>
      </w:r>
      <w:ins w:id="157" w:author="wmmulrich" w:date="2018-11-24T11:56:00Z">
        <w:r w:rsidR="006B5E0B">
          <w:rPr>
            <w:bCs/>
          </w:rPr>
          <w:t>s</w:t>
        </w:r>
      </w:ins>
      <w:r w:rsidR="004D5DE9">
        <w:rPr>
          <w:bCs/>
        </w:rPr>
        <w:t xml:space="preserve"> </w:t>
      </w:r>
      <w:del w:id="158" w:author="wmmulrich" w:date="2018-11-24T11:56:00Z">
        <w:r w:rsidR="004D5DE9" w:rsidDel="006B5E0B">
          <w:rPr>
            <w:bCs/>
          </w:rPr>
          <w:delText xml:space="preserve">in </w:delText>
        </w:r>
      </w:del>
      <w:ins w:id="159" w:author="wmmulrich" w:date="2018-11-24T11:56:00Z">
        <w:r w:rsidR="006B5E0B">
          <w:rPr>
            <w:bCs/>
          </w:rPr>
          <w:t xml:space="preserve">for </w:t>
        </w:r>
      </w:ins>
      <w:r w:rsidR="004D5DE9">
        <w:rPr>
          <w:bCs/>
        </w:rPr>
        <w:t>optimal solutions</w:t>
      </w:r>
      <w:r w:rsidRPr="00951EAF">
        <w:rPr>
          <w:bCs/>
        </w:rPr>
        <w:t xml:space="preserve">. </w:t>
      </w:r>
    </w:p>
    <w:p w14:paraId="15784E01" w14:textId="2BBA6D68" w:rsidR="00951EAF" w:rsidRPr="00951EAF" w:rsidRDefault="00951EAF">
      <w:pPr>
        <w:spacing w:after="120" w:line="264" w:lineRule="auto"/>
        <w:contextualSpacing/>
        <w:rPr>
          <w:bCs/>
        </w:rPr>
        <w:pPrChange w:id="160" w:author="William Ulrich" w:date="2018-11-24T13:59:00Z">
          <w:pPr/>
        </w:pPrChange>
      </w:pPr>
    </w:p>
    <w:p w14:paraId="0FD4C9A6" w14:textId="6BE6ECB1" w:rsidR="006265DC" w:rsidDel="006B5E0B" w:rsidRDefault="00951EAF">
      <w:pPr>
        <w:spacing w:after="120" w:line="264" w:lineRule="auto"/>
        <w:contextualSpacing/>
        <w:rPr>
          <w:del w:id="161" w:author="wmmulrich" w:date="2018-11-24T12:01:00Z"/>
          <w:bCs/>
        </w:rPr>
        <w:pPrChange w:id="162" w:author="William Ulrich" w:date="2018-11-24T13:59:00Z">
          <w:pPr/>
        </w:pPrChange>
      </w:pPr>
      <w:r w:rsidRPr="00951EAF">
        <w:rPr>
          <w:bCs/>
        </w:rPr>
        <w:t xml:space="preserve">Business architecture tackles this issue by providing means to capture the complete business ecosystem and its </w:t>
      </w:r>
      <w:r w:rsidR="001D3951">
        <w:rPr>
          <w:bCs/>
        </w:rPr>
        <w:t xml:space="preserve">value-focused </w:t>
      </w:r>
      <w:r w:rsidRPr="00951EAF">
        <w:rPr>
          <w:bCs/>
        </w:rPr>
        <w:t>components. As a result, the business and its environment are broken down into understandable and manageable pieces</w:t>
      </w:r>
      <w:r w:rsidR="004D5DE9">
        <w:rPr>
          <w:bCs/>
        </w:rPr>
        <w:t xml:space="preserve"> that are focused on adding value to customers.</w:t>
      </w:r>
      <w:r w:rsidR="006265DC">
        <w:rPr>
          <w:bCs/>
        </w:rPr>
        <w:t xml:space="preserve"> </w:t>
      </w:r>
      <w:del w:id="163" w:author="wmmulrich" w:date="2018-11-24T12:01:00Z">
        <w:r w:rsidR="00363795" w:rsidDel="006B5E0B">
          <w:rPr>
            <w:bCs/>
          </w:rPr>
          <w:delText xml:space="preserve">This </w:delText>
        </w:r>
        <w:r w:rsidRPr="00951EAF" w:rsidDel="006B5E0B">
          <w:rPr>
            <w:bCs/>
          </w:rPr>
          <w:delText xml:space="preserve">discipline implements a methodology to create a common understanding of the business to realize and trace impacts of change from top to bottom of the </w:delText>
        </w:r>
        <w:r w:rsidR="00076EB6" w:rsidDel="006B5E0B">
          <w:rPr>
            <w:bCs/>
          </w:rPr>
          <w:delText>organization</w:delText>
        </w:r>
        <w:r w:rsidRPr="00951EAF" w:rsidDel="006B5E0B">
          <w:rPr>
            <w:bCs/>
          </w:rPr>
          <w:delText xml:space="preserve">. </w:delText>
        </w:r>
      </w:del>
    </w:p>
    <w:p w14:paraId="08A70781" w14:textId="6AC16BC1" w:rsidR="006265DC" w:rsidDel="006B5E0B" w:rsidRDefault="006265DC">
      <w:pPr>
        <w:spacing w:after="120" w:line="264" w:lineRule="auto"/>
        <w:contextualSpacing/>
        <w:rPr>
          <w:del w:id="164" w:author="wmmulrich" w:date="2018-11-24T12:03:00Z"/>
          <w:bCs/>
        </w:rPr>
        <w:pPrChange w:id="165" w:author="William Ulrich" w:date="2018-11-24T13:59:00Z">
          <w:pPr/>
        </w:pPrChange>
      </w:pPr>
    </w:p>
    <w:p w14:paraId="43347A43" w14:textId="704A3ADF" w:rsidR="002635DD" w:rsidRDefault="008F4220">
      <w:pPr>
        <w:spacing w:after="120" w:line="264" w:lineRule="auto"/>
        <w:contextualSpacing/>
        <w:rPr>
          <w:bCs/>
        </w:rPr>
        <w:pPrChange w:id="166" w:author="William Ulrich" w:date="2018-11-24T13:59:00Z">
          <w:pPr/>
        </w:pPrChange>
      </w:pPr>
      <w:r>
        <w:rPr>
          <w:bCs/>
        </w:rPr>
        <w:t>B</w:t>
      </w:r>
      <w:r w:rsidR="00951EAF" w:rsidRPr="00951EAF">
        <w:rPr>
          <w:bCs/>
        </w:rPr>
        <w:t xml:space="preserve">usiness architecture </w:t>
      </w:r>
      <w:ins w:id="167" w:author="wmmulrich" w:date="2018-11-24T12:01:00Z">
        <w:r w:rsidR="006B5E0B">
          <w:rPr>
            <w:bCs/>
          </w:rPr>
          <w:t xml:space="preserve">enables innovation, transformation, and successful solution deployments by </w:t>
        </w:r>
      </w:ins>
      <w:r w:rsidR="00951EAF" w:rsidRPr="00951EAF">
        <w:rPr>
          <w:bCs/>
        </w:rPr>
        <w:t>provid</w:t>
      </w:r>
      <w:ins w:id="168" w:author="wmmulrich" w:date="2018-11-24T12:01:00Z">
        <w:r w:rsidR="006B5E0B">
          <w:rPr>
            <w:bCs/>
          </w:rPr>
          <w:t>ing</w:t>
        </w:r>
      </w:ins>
      <w:del w:id="169" w:author="wmmulrich" w:date="2018-11-24T12:01:00Z">
        <w:r w:rsidR="00951EAF" w:rsidRPr="00951EAF" w:rsidDel="006B5E0B">
          <w:rPr>
            <w:bCs/>
          </w:rPr>
          <w:delText>es</w:delText>
        </w:r>
      </w:del>
      <w:r w:rsidR="00951EAF" w:rsidRPr="00951EAF">
        <w:rPr>
          <w:bCs/>
        </w:rPr>
        <w:t xml:space="preserve"> a framework for </w:t>
      </w:r>
      <w:ins w:id="170" w:author="wmmulrich" w:date="2018-11-24T12:02:00Z">
        <w:r w:rsidR="006B5E0B">
          <w:rPr>
            <w:bCs/>
          </w:rPr>
          <w:t xml:space="preserve">establishing an </w:t>
        </w:r>
      </w:ins>
      <w:del w:id="171" w:author="wmmulrich" w:date="2018-11-24T12:02:00Z">
        <w:r w:rsidR="00951EAF" w:rsidRPr="00951EAF" w:rsidDel="006B5E0B">
          <w:rPr>
            <w:bCs/>
          </w:rPr>
          <w:delText xml:space="preserve">an </w:delText>
        </w:r>
      </w:del>
      <w:r w:rsidR="00951EAF" w:rsidRPr="00951EAF">
        <w:rPr>
          <w:bCs/>
        </w:rPr>
        <w:t>abstract representation of</w:t>
      </w:r>
      <w:ins w:id="172" w:author="wmmulrich" w:date="2018-11-24T12:02:00Z">
        <w:r w:rsidR="006B5E0B">
          <w:rPr>
            <w:bCs/>
          </w:rPr>
          <w:t xml:space="preserve"> an</w:t>
        </w:r>
      </w:ins>
      <w:r w:rsidR="00951EAF" w:rsidRPr="00951EAF">
        <w:rPr>
          <w:bCs/>
        </w:rPr>
        <w:t xml:space="preserve"> </w:t>
      </w:r>
      <w:r w:rsidR="002635DD">
        <w:rPr>
          <w:bCs/>
        </w:rPr>
        <w:t>organizations</w:t>
      </w:r>
      <w:ins w:id="173" w:author="wmmulrich" w:date="2018-11-24T12:02:00Z">
        <w:r w:rsidR="006B5E0B">
          <w:rPr>
            <w:bCs/>
          </w:rPr>
          <w:t xml:space="preserve"> that enables </w:t>
        </w:r>
      </w:ins>
      <w:del w:id="174" w:author="wmmulrich" w:date="2018-11-24T12:02:00Z">
        <w:r w:rsidR="002635DD" w:rsidDel="006B5E0B">
          <w:rPr>
            <w:bCs/>
          </w:rPr>
          <w:delText xml:space="preserve">, which is </w:delText>
        </w:r>
        <w:r w:rsidR="00951EAF" w:rsidRPr="00951EAF" w:rsidDel="006B5E0B">
          <w:rPr>
            <w:bCs/>
          </w:rPr>
          <w:delText xml:space="preserve">ultimately a tool to </w:delText>
        </w:r>
      </w:del>
      <w:r w:rsidR="00951EAF" w:rsidRPr="00951EAF">
        <w:rPr>
          <w:bCs/>
        </w:rPr>
        <w:t>translate</w:t>
      </w:r>
      <w:ins w:id="175" w:author="wmmulrich" w:date="2018-11-24T12:02:00Z">
        <w:r w:rsidR="006B5E0B">
          <w:rPr>
            <w:bCs/>
          </w:rPr>
          <w:t xml:space="preserve"> practitioners to </w:t>
        </w:r>
      </w:ins>
      <w:ins w:id="176" w:author="wmmulrich" w:date="2018-11-24T12:03:00Z">
        <w:r w:rsidR="006B5E0B">
          <w:rPr>
            <w:bCs/>
          </w:rPr>
          <w:t>interpret</w:t>
        </w:r>
      </w:ins>
      <w:r w:rsidR="00951EAF" w:rsidRPr="00951EAF">
        <w:rPr>
          <w:bCs/>
        </w:rPr>
        <w:t xml:space="preserve"> strategic objectives and </w:t>
      </w:r>
      <w:del w:id="177" w:author="wmmulrich" w:date="2018-11-24T12:03:00Z">
        <w:r w:rsidR="00951EAF" w:rsidRPr="00951EAF" w:rsidDel="006B5E0B">
          <w:rPr>
            <w:bCs/>
          </w:rPr>
          <w:delText xml:space="preserve">tactical </w:delText>
        </w:r>
      </w:del>
      <w:r w:rsidR="00951EAF" w:rsidRPr="00951EAF">
        <w:rPr>
          <w:bCs/>
        </w:rPr>
        <w:t xml:space="preserve">demands </w:t>
      </w:r>
      <w:ins w:id="178" w:author="wmmulrich" w:date="2018-11-24T12:03:00Z">
        <w:r w:rsidR="006B5E0B">
          <w:rPr>
            <w:bCs/>
          </w:rPr>
          <w:t xml:space="preserve">and drive them </w:t>
        </w:r>
      </w:ins>
      <w:r w:rsidR="00951EAF" w:rsidRPr="00951EAF">
        <w:rPr>
          <w:bCs/>
        </w:rPr>
        <w:t xml:space="preserve">into precise </w:t>
      </w:r>
      <w:r w:rsidR="002635DD">
        <w:rPr>
          <w:bCs/>
        </w:rPr>
        <w:t xml:space="preserve">courses of </w:t>
      </w:r>
      <w:r w:rsidR="00951EAF" w:rsidRPr="00951EAF">
        <w:rPr>
          <w:bCs/>
        </w:rPr>
        <w:t>actions.</w:t>
      </w:r>
      <w:r w:rsidR="00636AC8">
        <w:rPr>
          <w:bCs/>
        </w:rPr>
        <w:t xml:space="preserve"> </w:t>
      </w:r>
    </w:p>
    <w:p w14:paraId="5EB66913" w14:textId="77777777" w:rsidR="002635DD" w:rsidRDefault="002635DD">
      <w:pPr>
        <w:spacing w:after="120" w:line="264" w:lineRule="auto"/>
        <w:contextualSpacing/>
        <w:rPr>
          <w:bCs/>
        </w:rPr>
        <w:pPrChange w:id="179" w:author="William Ulrich" w:date="2018-11-24T13:59:00Z">
          <w:pPr/>
        </w:pPrChange>
      </w:pPr>
    </w:p>
    <w:p w14:paraId="0764408A" w14:textId="19370F61" w:rsidR="002635DD" w:rsidRDefault="00951EAF">
      <w:pPr>
        <w:spacing w:after="120" w:line="264" w:lineRule="auto"/>
        <w:contextualSpacing/>
        <w:rPr>
          <w:bCs/>
        </w:rPr>
        <w:pPrChange w:id="180" w:author="William Ulrich" w:date="2018-11-24T13:59:00Z">
          <w:pPr/>
        </w:pPrChange>
      </w:pPr>
      <w:del w:id="181" w:author="wmmulrich" w:date="2018-11-24T12:03:00Z">
        <w:r w:rsidRPr="00951EAF" w:rsidDel="006B5E0B">
          <w:rPr>
            <w:bCs/>
          </w:rPr>
          <w:delText xml:space="preserve">However, </w:delText>
        </w:r>
        <w:r w:rsidR="004D5DE9" w:rsidDel="006B5E0B">
          <w:rPr>
            <w:bCs/>
          </w:rPr>
          <w:delText xml:space="preserve">this </w:delText>
        </w:r>
        <w:r w:rsidRPr="00951EAF" w:rsidDel="006B5E0B">
          <w:rPr>
            <w:bCs/>
          </w:rPr>
          <w:delText>practice is still in its early stages of development and</w:delText>
        </w:r>
      </w:del>
      <w:ins w:id="182" w:author="wmmulrich" w:date="2018-11-24T12:03:00Z">
        <w:r w:rsidR="006B5E0B">
          <w:rPr>
            <w:bCs/>
          </w:rPr>
          <w:t xml:space="preserve">While a generalize approach to business architecture has been established and in </w:t>
        </w:r>
      </w:ins>
      <w:ins w:id="183" w:author="wmmulrich" w:date="2018-11-24T12:04:00Z">
        <w:r w:rsidR="006B5E0B">
          <w:rPr>
            <w:bCs/>
          </w:rPr>
          <w:t>use by organizations worldwide,</w:t>
        </w:r>
      </w:ins>
      <w:r w:rsidRPr="00951EAF">
        <w:rPr>
          <w:bCs/>
        </w:rPr>
        <w:t xml:space="preserve"> different methodologies and conventions </w:t>
      </w:r>
      <w:r w:rsidR="004D5DE9">
        <w:rPr>
          <w:bCs/>
        </w:rPr>
        <w:t xml:space="preserve">have </w:t>
      </w:r>
      <w:r w:rsidRPr="00951EAF">
        <w:rPr>
          <w:bCs/>
        </w:rPr>
        <w:t>ar</w:t>
      </w:r>
      <w:r w:rsidR="004D5DE9">
        <w:rPr>
          <w:bCs/>
        </w:rPr>
        <w:t>isen</w:t>
      </w:r>
      <w:r w:rsidR="006855E0">
        <w:rPr>
          <w:bCs/>
        </w:rPr>
        <w:t xml:space="preserve"> </w:t>
      </w:r>
      <w:del w:id="184" w:author="wmmulrich" w:date="2018-11-24T12:04:00Z">
        <w:r w:rsidR="006855E0" w:rsidDel="00A26B69">
          <w:rPr>
            <w:bCs/>
          </w:rPr>
          <w:delText xml:space="preserve">as a </w:delText>
        </w:r>
        <w:r w:rsidR="002635DD" w:rsidDel="00A26B69">
          <w:rPr>
            <w:bCs/>
          </w:rPr>
          <w:delText>result</w:delText>
        </w:r>
      </w:del>
      <w:ins w:id="185" w:author="wmmulrich" w:date="2018-11-24T12:04:00Z">
        <w:r w:rsidR="00A26B69">
          <w:rPr>
            <w:bCs/>
          </w:rPr>
          <w:t>across various industries. For example,</w:t>
        </w:r>
      </w:ins>
      <w:del w:id="186" w:author="wmmulrich" w:date="2018-11-24T12:04:00Z">
        <w:r w:rsidR="002635DD" w:rsidDel="00A26B69">
          <w:rPr>
            <w:bCs/>
          </w:rPr>
          <w:delText>;</w:delText>
        </w:r>
      </w:del>
      <w:r w:rsidR="002635DD">
        <w:rPr>
          <w:bCs/>
        </w:rPr>
        <w:t xml:space="preserve"> o</w:t>
      </w:r>
      <w:r w:rsidRPr="00951EAF">
        <w:rPr>
          <w:bCs/>
        </w:rPr>
        <w:t xml:space="preserve">rganizations and </w:t>
      </w:r>
      <w:del w:id="187" w:author="wmmulrich" w:date="2018-11-24T12:04:00Z">
        <w:r w:rsidRPr="00951EAF" w:rsidDel="00A26B69">
          <w:rPr>
            <w:bCs/>
          </w:rPr>
          <w:delText xml:space="preserve">strategy </w:delText>
        </w:r>
      </w:del>
      <w:r w:rsidRPr="00951EAF">
        <w:rPr>
          <w:bCs/>
        </w:rPr>
        <w:t>consult</w:t>
      </w:r>
      <w:r w:rsidR="002635DD">
        <w:rPr>
          <w:bCs/>
        </w:rPr>
        <w:t>ants</w:t>
      </w:r>
      <w:r w:rsidRPr="00951EAF">
        <w:rPr>
          <w:bCs/>
        </w:rPr>
        <w:t xml:space="preserve"> </w:t>
      </w:r>
      <w:r w:rsidR="006855E0">
        <w:rPr>
          <w:bCs/>
        </w:rPr>
        <w:t xml:space="preserve">have </w:t>
      </w:r>
      <w:r w:rsidRPr="00951EAF">
        <w:rPr>
          <w:bCs/>
        </w:rPr>
        <w:t>develop</w:t>
      </w:r>
      <w:r w:rsidR="006855E0">
        <w:rPr>
          <w:bCs/>
        </w:rPr>
        <w:t>ed</w:t>
      </w:r>
      <w:r w:rsidRPr="00951EAF">
        <w:rPr>
          <w:bCs/>
        </w:rPr>
        <w:t xml:space="preserve"> their own methods for business architecture</w:t>
      </w:r>
      <w:ins w:id="188" w:author="wmmulrich" w:date="2018-11-24T12:05:00Z">
        <w:r w:rsidR="00A26B69">
          <w:rPr>
            <w:bCs/>
          </w:rPr>
          <w:t>. These approaches</w:t>
        </w:r>
      </w:ins>
      <w:del w:id="189" w:author="wmmulrich" w:date="2018-11-24T12:05:00Z">
        <w:r w:rsidRPr="00951EAF" w:rsidDel="00A26B69">
          <w:rPr>
            <w:bCs/>
          </w:rPr>
          <w:delText>. Although the resulting architectures are</w:delText>
        </w:r>
      </w:del>
      <w:ins w:id="190" w:author="wmmulrich" w:date="2018-11-24T12:05:00Z">
        <w:r w:rsidR="00A26B69">
          <w:rPr>
            <w:bCs/>
          </w:rPr>
          <w:t xml:space="preserve"> may be</w:t>
        </w:r>
      </w:ins>
      <w:r w:rsidRPr="00951EAF">
        <w:rPr>
          <w:bCs/>
        </w:rPr>
        <w:t xml:space="preserve"> mostly self-consistent, </w:t>
      </w:r>
      <w:del w:id="191" w:author="wmmulrich" w:date="2018-11-24T12:05:00Z">
        <w:r w:rsidR="006855E0" w:rsidDel="00A26B69">
          <w:rPr>
            <w:bCs/>
          </w:rPr>
          <w:delText>it’s difficult to exchange information in a</w:delText>
        </w:r>
      </w:del>
      <w:ins w:id="192" w:author="wmmulrich" w:date="2018-11-24T12:05:00Z">
        <w:r w:rsidR="00A26B69">
          <w:rPr>
            <w:bCs/>
          </w:rPr>
          <w:t>the perspectives deployed tend to lack a complete business architecture perspecti</w:t>
        </w:r>
      </w:ins>
      <w:ins w:id="193" w:author="wmmulrich" w:date="2018-11-24T12:06:00Z">
        <w:r w:rsidR="00A26B69">
          <w:rPr>
            <w:bCs/>
          </w:rPr>
          <w:t>ve that can be leveraged and maintained across a business or multiple organizations in a</w:t>
        </w:r>
      </w:ins>
      <w:r w:rsidR="006855E0">
        <w:rPr>
          <w:bCs/>
        </w:rPr>
        <w:t xml:space="preserve"> consistent</w:t>
      </w:r>
      <w:ins w:id="194" w:author="wmmulrich" w:date="2018-11-24T12:06:00Z">
        <w:r w:rsidR="00A26B69">
          <w:rPr>
            <w:bCs/>
          </w:rPr>
          <w:t>, implementable</w:t>
        </w:r>
      </w:ins>
      <w:r w:rsidR="006855E0">
        <w:rPr>
          <w:bCs/>
        </w:rPr>
        <w:t xml:space="preserve"> manner. </w:t>
      </w:r>
    </w:p>
    <w:p w14:paraId="7B309462" w14:textId="77777777" w:rsidR="002635DD" w:rsidRDefault="002635DD">
      <w:pPr>
        <w:spacing w:after="120" w:line="264" w:lineRule="auto"/>
        <w:contextualSpacing/>
        <w:rPr>
          <w:bCs/>
        </w:rPr>
        <w:pPrChange w:id="195" w:author="William Ulrich" w:date="2018-11-24T13:59:00Z">
          <w:pPr/>
        </w:pPrChange>
      </w:pPr>
    </w:p>
    <w:p w14:paraId="1A7D1EBA" w14:textId="50E3DEB8" w:rsidR="006855E0" w:rsidDel="006D3147" w:rsidRDefault="00951EAF">
      <w:pPr>
        <w:spacing w:after="120" w:line="264" w:lineRule="auto"/>
        <w:contextualSpacing/>
        <w:rPr>
          <w:del w:id="196" w:author="William Ulrich" w:date="2018-11-24T14:00:00Z"/>
          <w:bCs/>
        </w:rPr>
        <w:pPrChange w:id="197" w:author="William Ulrich" w:date="2018-11-24T13:59:00Z">
          <w:pPr/>
        </w:pPrChange>
      </w:pPr>
      <w:r w:rsidRPr="00951EAF">
        <w:rPr>
          <w:bCs/>
        </w:rPr>
        <w:t xml:space="preserve">The Object Management Group </w:t>
      </w:r>
      <w:r w:rsidR="004D5DE9">
        <w:rPr>
          <w:bCs/>
        </w:rPr>
        <w:t xml:space="preserve">(OMG) </w:t>
      </w:r>
      <w:r w:rsidR="002635DD">
        <w:rPr>
          <w:bCs/>
        </w:rPr>
        <w:t xml:space="preserve">recognized the need to </w:t>
      </w:r>
      <w:r w:rsidR="002635DD" w:rsidRPr="00951EAF">
        <w:rPr>
          <w:bCs/>
        </w:rPr>
        <w:t xml:space="preserve">create a </w:t>
      </w:r>
      <w:del w:id="198" w:author="wmmulrich" w:date="2018-11-24T12:06:00Z">
        <w:r w:rsidR="002635DD" w:rsidRPr="00951EAF" w:rsidDel="00A26B69">
          <w:rPr>
            <w:bCs/>
          </w:rPr>
          <w:delText xml:space="preserve">standardized methodology of the </w:delText>
        </w:r>
      </w:del>
      <w:r w:rsidR="002635DD" w:rsidRPr="00951EAF">
        <w:rPr>
          <w:bCs/>
        </w:rPr>
        <w:t xml:space="preserve">business architecture </w:t>
      </w:r>
      <w:ins w:id="199" w:author="wmmulrich" w:date="2018-11-24T12:06:00Z">
        <w:r w:rsidR="00A26B69">
          <w:rPr>
            <w:bCs/>
          </w:rPr>
          <w:t xml:space="preserve">standard </w:t>
        </w:r>
      </w:ins>
      <w:del w:id="200" w:author="wmmulrich" w:date="2018-11-24T12:07:00Z">
        <w:r w:rsidR="002635DD" w:rsidRPr="00951EAF" w:rsidDel="00A26B69">
          <w:rPr>
            <w:bCs/>
          </w:rPr>
          <w:delText>discipline</w:delText>
        </w:r>
        <w:r w:rsidR="002635DD" w:rsidDel="00A26B69">
          <w:rPr>
            <w:bCs/>
          </w:rPr>
          <w:delText xml:space="preserve"> </w:delText>
        </w:r>
      </w:del>
      <w:r w:rsidR="002635DD">
        <w:rPr>
          <w:bCs/>
        </w:rPr>
        <w:t>and has p</w:t>
      </w:r>
      <w:r w:rsidRPr="00951EAF">
        <w:rPr>
          <w:bCs/>
        </w:rPr>
        <w:t>aved the way to</w:t>
      </w:r>
      <w:ins w:id="201" w:author="wmmulrich" w:date="2018-11-24T12:07:00Z">
        <w:r w:rsidR="00A26B69">
          <w:rPr>
            <w:bCs/>
          </w:rPr>
          <w:t>wards</w:t>
        </w:r>
      </w:ins>
      <w:r w:rsidRPr="00951EAF">
        <w:rPr>
          <w:bCs/>
        </w:rPr>
        <w:t xml:space="preserve"> standardization by requesting </w:t>
      </w:r>
      <w:del w:id="202" w:author="wmmulrich" w:date="2018-11-24T12:07:00Z">
        <w:r w:rsidRPr="00951EAF" w:rsidDel="00A26B69">
          <w:rPr>
            <w:bCs/>
          </w:rPr>
          <w:delText xml:space="preserve">groups to work </w:delText>
        </w:r>
        <w:r w:rsidR="006855E0" w:rsidDel="00A26B69">
          <w:rPr>
            <w:bCs/>
          </w:rPr>
          <w:delText>on</w:delText>
        </w:r>
      </w:del>
      <w:ins w:id="203" w:author="wmmulrich" w:date="2018-11-24T12:07:00Z">
        <w:r w:rsidR="00A26B69">
          <w:rPr>
            <w:bCs/>
          </w:rPr>
          <w:t>various organizations to develop</w:t>
        </w:r>
      </w:ins>
      <w:r w:rsidR="006855E0">
        <w:rPr>
          <w:bCs/>
        </w:rPr>
        <w:t xml:space="preserve"> </w:t>
      </w:r>
      <w:r w:rsidRPr="00951EAF">
        <w:rPr>
          <w:bCs/>
        </w:rPr>
        <w:t xml:space="preserve">proposals </w:t>
      </w:r>
      <w:r w:rsidR="006855E0">
        <w:rPr>
          <w:bCs/>
        </w:rPr>
        <w:t xml:space="preserve">to </w:t>
      </w:r>
      <w:r w:rsidRPr="00951EAF">
        <w:rPr>
          <w:bCs/>
        </w:rPr>
        <w:t>establish a</w:t>
      </w:r>
      <w:ins w:id="204" w:author="wmmulrich" w:date="2018-11-24T12:07:00Z">
        <w:r w:rsidR="00A26B69">
          <w:rPr>
            <w:bCs/>
          </w:rPr>
          <w:t xml:space="preserve"> metamodel that represents</w:t>
        </w:r>
      </w:ins>
      <w:r w:rsidRPr="00951EAF">
        <w:rPr>
          <w:bCs/>
        </w:rPr>
        <w:t xml:space="preserve"> </w:t>
      </w:r>
      <w:del w:id="205" w:author="wmmulrich" w:date="2018-11-24T12:07:00Z">
        <w:r w:rsidRPr="00951EAF" w:rsidDel="00A26B69">
          <w:rPr>
            <w:bCs/>
          </w:rPr>
          <w:delText xml:space="preserve">unified </w:delText>
        </w:r>
      </w:del>
      <w:ins w:id="206" w:author="wmmulrich" w:date="2018-11-24T12:07:00Z">
        <w:r w:rsidR="00A26B69">
          <w:rPr>
            <w:bCs/>
          </w:rPr>
          <w:t>universally shared</w:t>
        </w:r>
        <w:r w:rsidR="00A26B69" w:rsidRPr="00951EAF">
          <w:rPr>
            <w:bCs/>
          </w:rPr>
          <w:t xml:space="preserve"> </w:t>
        </w:r>
      </w:ins>
      <w:r w:rsidRPr="00951EAF">
        <w:rPr>
          <w:bCs/>
        </w:rPr>
        <w:t xml:space="preserve">framework of business architecture. </w:t>
      </w:r>
      <w:ins w:id="207" w:author="wmmulrich" w:date="2018-11-24T12:14:00Z">
        <w:r w:rsidR="0098774D">
          <w:rPr>
            <w:bCs/>
          </w:rPr>
          <w:t>The BACM</w:t>
        </w:r>
      </w:ins>
      <w:ins w:id="208" w:author="wmmulrich" w:date="2018-11-24T12:15:00Z">
        <w:r w:rsidR="0098774D">
          <w:rPr>
            <w:bCs/>
          </w:rPr>
          <w:t xml:space="preserve"> is the result of this request for proposal as represented by the Business Architecture Guild. </w:t>
        </w:r>
      </w:ins>
    </w:p>
    <w:p w14:paraId="0C7C2D79" w14:textId="77777777" w:rsidR="006855E0" w:rsidRDefault="006855E0">
      <w:pPr>
        <w:spacing w:after="120" w:line="264" w:lineRule="auto"/>
        <w:contextualSpacing/>
        <w:rPr>
          <w:bCs/>
        </w:rPr>
        <w:pPrChange w:id="209" w:author="William Ulrich" w:date="2018-11-24T13:59:00Z">
          <w:pPr/>
        </w:pPrChange>
      </w:pPr>
    </w:p>
    <w:p w14:paraId="2535B8A1" w14:textId="5F9DDDEF" w:rsidR="004145F2" w:rsidRPr="004145F2" w:rsidRDefault="004145F2">
      <w:pPr>
        <w:pStyle w:val="Heading2"/>
        <w:spacing w:before="0" w:after="120" w:line="264" w:lineRule="auto"/>
        <w:contextualSpacing/>
        <w:pPrChange w:id="210" w:author="William Ulrich" w:date="2018-11-24T13:59:00Z">
          <w:pPr>
            <w:pStyle w:val="Heading2"/>
          </w:pPr>
        </w:pPrChange>
      </w:pPr>
      <w:r>
        <w:t>Common Understanding</w:t>
      </w:r>
    </w:p>
    <w:p w14:paraId="3375F489" w14:textId="20E3CC6F" w:rsidR="00FF598E" w:rsidRDefault="00FF598E">
      <w:pPr>
        <w:spacing w:after="120" w:line="264" w:lineRule="auto"/>
        <w:contextualSpacing/>
        <w:pPrChange w:id="211" w:author="William Ulrich" w:date="2018-11-24T13:59:00Z">
          <w:pPr/>
        </w:pPrChange>
      </w:pPr>
      <w:r>
        <w:t>Variation in human thought, behavior</w:t>
      </w:r>
      <w:ins w:id="212" w:author="wmmulrich" w:date="2018-11-24T11:05:00Z">
        <w:r w:rsidR="00A333AA">
          <w:t>,</w:t>
        </w:r>
      </w:ins>
      <w:r>
        <w:t xml:space="preserve"> and opinion is understood and accepted by most. Frequent frustration between individuals because of misunderstanding arise from many root causes. A lack of shared vocabulary and/or weak understanding of concepts core to the conversation may be to blame. Personal biases and lenses are driven by experience, current environment and maturity of thought around what constitutes value. Without common ground, these biases can become debilitating and stifle the output of a well-meaning and otherwise high-performing team.</w:t>
      </w:r>
    </w:p>
    <w:p w14:paraId="4F32F8DF" w14:textId="77777777" w:rsidR="00FF598E" w:rsidRDefault="00FF598E">
      <w:pPr>
        <w:spacing w:after="120" w:line="264" w:lineRule="auto"/>
        <w:contextualSpacing/>
        <w:pPrChange w:id="213" w:author="William Ulrich" w:date="2018-11-24T13:59:00Z">
          <w:pPr/>
        </w:pPrChange>
      </w:pPr>
    </w:p>
    <w:p w14:paraId="3ABF2DA5" w14:textId="1D27B7A2" w:rsidR="006B063A" w:rsidRDefault="00FF598E">
      <w:pPr>
        <w:spacing w:after="120" w:line="264" w:lineRule="auto"/>
        <w:contextualSpacing/>
        <w:rPr>
          <w:ins w:id="214" w:author="wmmulrich" w:date="2018-11-24T11:08:00Z"/>
        </w:rPr>
        <w:pPrChange w:id="215" w:author="William Ulrich" w:date="2018-11-24T13:59:00Z">
          <w:pPr/>
        </w:pPrChange>
      </w:pPr>
      <w:del w:id="216" w:author="wmmulrich" w:date="2018-11-24T12:09:00Z">
        <w:r w:rsidDel="0054647B">
          <w:delText xml:space="preserve">Business </w:delText>
        </w:r>
      </w:del>
      <w:ins w:id="217" w:author="wmmulrich" w:date="2018-11-24T12:09:00Z">
        <w:r w:rsidR="0054647B">
          <w:t xml:space="preserve">Business </w:t>
        </w:r>
      </w:ins>
      <w:r>
        <w:t xml:space="preserve">architecture </w:t>
      </w:r>
      <w:del w:id="218" w:author="wmmulrich" w:date="2018-11-24T12:09:00Z">
        <w:r w:rsidDel="0054647B">
          <w:delText xml:space="preserve">provides </w:delText>
        </w:r>
      </w:del>
      <w:ins w:id="219" w:author="wmmulrich" w:date="2018-11-24T12:09:00Z">
        <w:r w:rsidR="0054647B">
          <w:t xml:space="preserve">must have the capacity to establish </w:t>
        </w:r>
      </w:ins>
      <w:del w:id="220" w:author="wmmulrich" w:date="2018-11-24T12:09:00Z">
        <w:r w:rsidDel="0054647B">
          <w:delText xml:space="preserve">the </w:delText>
        </w:r>
      </w:del>
      <w:ins w:id="221" w:author="wmmulrich" w:date="2018-11-24T12:09:00Z">
        <w:r w:rsidR="0054647B">
          <w:t xml:space="preserve">a </w:t>
        </w:r>
      </w:ins>
      <w:r>
        <w:t xml:space="preserve">holistic frame of reference from customer need, through strategy </w:t>
      </w:r>
      <w:ins w:id="222" w:author="wmmulrich" w:date="2018-11-24T12:10:00Z">
        <w:r w:rsidR="0054647B">
          <w:t xml:space="preserve">realization </w:t>
        </w:r>
      </w:ins>
      <w:r>
        <w:t>and down to operation</w:t>
      </w:r>
      <w:ins w:id="223" w:author="wmmulrich" w:date="2018-11-24T12:10:00Z">
        <w:r w:rsidR="0054647B">
          <w:t>al deployment</w:t>
        </w:r>
      </w:ins>
      <w:del w:id="224" w:author="wmmulrich" w:date="2018-11-24T12:10:00Z">
        <w:r w:rsidDel="0054647B">
          <w:delText>s</w:delText>
        </w:r>
      </w:del>
      <w:r>
        <w:t xml:space="preserve">. </w:t>
      </w:r>
      <w:del w:id="225" w:author="wmmulrich" w:date="2018-11-24T12:08:00Z">
        <w:r w:rsidDel="0054647B">
          <w:delText xml:space="preserve">It </w:delText>
        </w:r>
      </w:del>
      <w:ins w:id="226" w:author="wmmulrich" w:date="2018-11-24T12:08:00Z">
        <w:r w:rsidR="0054647B">
          <w:t xml:space="preserve">Business architecture </w:t>
        </w:r>
      </w:ins>
      <w:r>
        <w:t>must</w:t>
      </w:r>
      <w:del w:id="227" w:author="wmmulrich" w:date="2018-11-24T12:08:00Z">
        <w:r w:rsidDel="0054647B">
          <w:delText xml:space="preserve"> also</w:delText>
        </w:r>
      </w:del>
      <w:r>
        <w:t xml:space="preserve"> have the capacity to effectively represent a business ecosystem, which is defined as “one or more legal entities, in whole or in part, that exist as an integrated community of individuals and assets, or aggregations thereof, interacting as a cohesive whole toward a common </w:t>
      </w:r>
      <w:r>
        <w:lastRenderedPageBreak/>
        <w:t>mission or purpose.”</w:t>
      </w:r>
      <w:ins w:id="228" w:author="wmmulrich" w:date="2018-11-24T12:10:00Z">
        <w:r w:rsidR="0054647B">
          <w:rPr>
            <w:rStyle w:val="EndnoteReference"/>
          </w:rPr>
          <w:endnoteReference w:id="1"/>
        </w:r>
      </w:ins>
      <w:r>
        <w:t xml:space="preserve"> The scope of business architecture is framed by fundamental business architecture focal points or “domains”. These domains form the basic building blocks of business architecture and provide the basis for establishing a wide variety of business abstractions that enable business ecosystem transparency</w:t>
      </w:r>
      <w:ins w:id="230" w:author="wmmulrich" w:date="2018-11-24T11:14:00Z">
        <w:r w:rsidR="006B063A">
          <w:t>.</w:t>
        </w:r>
      </w:ins>
      <w:del w:id="231" w:author="wmmulrich" w:date="2018-11-24T11:14:00Z">
        <w:r w:rsidDel="006B063A">
          <w:delText>.</w:delText>
        </w:r>
      </w:del>
    </w:p>
    <w:p w14:paraId="5D8C673E" w14:textId="097035BA" w:rsidR="00A333AA" w:rsidRDefault="00A333AA">
      <w:pPr>
        <w:spacing w:after="120" w:line="264" w:lineRule="auto"/>
        <w:contextualSpacing/>
        <w:rPr>
          <w:ins w:id="232" w:author="wmmulrich" w:date="2018-11-24T11:14:00Z"/>
        </w:rPr>
        <w:pPrChange w:id="233" w:author="William Ulrich" w:date="2018-11-24T13:59:00Z">
          <w:pPr/>
        </w:pPrChange>
      </w:pPr>
    </w:p>
    <w:p w14:paraId="30C9DDCA" w14:textId="4CF9C1D3" w:rsidR="006B063A" w:rsidRDefault="006B063A">
      <w:pPr>
        <w:spacing w:after="120" w:line="264" w:lineRule="auto"/>
        <w:contextualSpacing/>
        <w:rPr>
          <w:ins w:id="234" w:author="wmmulrich" w:date="2018-11-24T12:22:00Z"/>
        </w:rPr>
        <w:pPrChange w:id="235" w:author="William Ulrich" w:date="2018-11-24T13:59:00Z">
          <w:pPr/>
        </w:pPrChange>
      </w:pPr>
      <w:ins w:id="236" w:author="wmmulrich" w:date="2018-11-24T11:14:00Z">
        <w:r>
          <w:t xml:space="preserve">Figure 1 depicts </w:t>
        </w:r>
      </w:ins>
      <w:ins w:id="237" w:author="wmmulrich" w:date="2018-11-24T12:16:00Z">
        <w:r w:rsidR="0098774D">
          <w:t xml:space="preserve">the four core business architecture domains and five extended domains and metrics perspective on a business. </w:t>
        </w:r>
      </w:ins>
      <w:ins w:id="238" w:author="wmmulrich" w:date="2018-11-24T12:19:00Z">
        <w:r w:rsidR="0098774D">
          <w:t xml:space="preserve">Core domains define what a business does using capability, information and related vocabulary, </w:t>
        </w:r>
      </w:ins>
      <w:ins w:id="239" w:author="wmmulrich" w:date="2018-11-24T12:20:00Z">
        <w:r w:rsidR="0098774D">
          <w:t xml:space="preserve">end-to-end stakeholder value delivery using value streams, and business structure and partner engagement via the organization view. Extended domains represent the cross-section of business stakeholders, including </w:t>
        </w:r>
      </w:ins>
      <w:ins w:id="240" w:author="wmmulrich" w:date="2018-11-24T12:21:00Z">
        <w:r w:rsidR="0098774D">
          <w:t>customers who are the recipients of business value, strategies and policies that drive actions to be taken, products deliver</w:t>
        </w:r>
      </w:ins>
      <w:ins w:id="241" w:author="wmmulrich" w:date="2018-11-24T12:22:00Z">
        <w:r w:rsidR="0098774D">
          <w:t>ed to the end customer, and initiatives that are the target of business investments. Business performance metrics provide a basis for pla</w:t>
        </w:r>
      </w:ins>
      <w:ins w:id="242" w:author="wmmulrich" w:date="2018-11-24T12:23:00Z">
        <w:r w:rsidR="0098774D">
          <w:t xml:space="preserve">nning, investments, and deployment option analysis. </w:t>
        </w:r>
      </w:ins>
    </w:p>
    <w:p w14:paraId="7FE9677B" w14:textId="77777777" w:rsidR="0098774D" w:rsidRDefault="0098774D">
      <w:pPr>
        <w:spacing w:after="120" w:line="264" w:lineRule="auto"/>
        <w:contextualSpacing/>
        <w:rPr>
          <w:ins w:id="243" w:author="wmmulrich" w:date="2018-11-24T11:08:00Z"/>
        </w:rPr>
        <w:pPrChange w:id="244" w:author="William Ulrich" w:date="2018-11-24T13:59:00Z">
          <w:pPr/>
        </w:pPrChange>
      </w:pPr>
    </w:p>
    <w:p w14:paraId="36BE0F3E" w14:textId="59DC58E1" w:rsidR="00A333AA" w:rsidRDefault="00A333AA">
      <w:pPr>
        <w:pStyle w:val="rb-figure"/>
        <w:spacing w:before="0" w:after="120" w:line="264" w:lineRule="auto"/>
        <w:jc w:val="right"/>
        <w:rPr>
          <w:ins w:id="245" w:author="wmmulrich" w:date="2018-11-24T11:08:00Z"/>
          <w:rStyle w:val="Strong"/>
          <w:b/>
        </w:rPr>
        <w:pPrChange w:id="246" w:author="William Ulrich" w:date="2018-11-24T15:06:00Z">
          <w:pPr>
            <w:pStyle w:val="rb-figure"/>
          </w:pPr>
        </w:pPrChange>
      </w:pPr>
      <w:ins w:id="247" w:author="wmmulrich" w:date="2018-11-24T11:08:00Z">
        <w:r w:rsidRPr="008D0056">
          <w:rPr>
            <w:noProof/>
          </w:rPr>
          <w:drawing>
            <wp:inline distT="0" distB="0" distL="0" distR="0" wp14:anchorId="352FE5F9" wp14:editId="14EE8048">
              <wp:extent cx="3924300" cy="3593251"/>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35846" cy="3603823"/>
                      </a:xfrm>
                      <a:prstGeom prst="rect">
                        <a:avLst/>
                      </a:prstGeom>
                    </pic:spPr>
                  </pic:pic>
                </a:graphicData>
              </a:graphic>
            </wp:inline>
          </w:drawing>
        </w:r>
      </w:ins>
      <w:ins w:id="248" w:author="William Ulrich" w:date="2018-11-24T15:06:00Z">
        <w:r w:rsidR="00DB1A9C" w:rsidRPr="00DB1A9C">
          <w:rPr>
            <w:rStyle w:val="Strong"/>
            <w:i/>
            <w:sz w:val="18"/>
            <w:szCs w:val="18"/>
            <w:rPrChange w:id="249" w:author="William Ulrich" w:date="2018-11-24T15:06:00Z">
              <w:rPr>
                <w:rStyle w:val="Strong"/>
                <w:b/>
              </w:rPr>
            </w:rPrChange>
          </w:rPr>
          <w:t>Source: BIZBOK® Guide</w:t>
        </w:r>
      </w:ins>
    </w:p>
    <w:p w14:paraId="345B7F50" w14:textId="2B0A549B" w:rsidR="00A333AA" w:rsidRPr="00377724" w:rsidRDefault="00A333AA">
      <w:pPr>
        <w:pStyle w:val="rb-figure"/>
        <w:spacing w:before="0" w:after="120" w:line="264" w:lineRule="auto"/>
        <w:rPr>
          <w:ins w:id="250" w:author="wmmulrich" w:date="2018-11-24T11:08:00Z"/>
          <w:rStyle w:val="Strong"/>
          <w:b/>
        </w:rPr>
        <w:pPrChange w:id="251" w:author="William Ulrich" w:date="2018-11-24T13:59:00Z">
          <w:pPr>
            <w:pStyle w:val="rb-figure"/>
          </w:pPr>
        </w:pPrChange>
      </w:pPr>
      <w:ins w:id="252" w:author="wmmulrich" w:date="2018-11-24T11:08:00Z">
        <w:r w:rsidRPr="00A333AA">
          <w:rPr>
            <w:rStyle w:val="Strong"/>
            <w:b/>
            <w:rPrChange w:id="253" w:author="wmmulrich" w:date="2018-11-24T11:08:00Z">
              <w:rPr>
                <w:rStyle w:val="Strong"/>
              </w:rPr>
            </w:rPrChange>
          </w:rPr>
          <w:t>Figure 1: Core and Extended Business Architecture Domains</w:t>
        </w:r>
      </w:ins>
      <w:ins w:id="254" w:author="wmmulrich" w:date="2018-11-24T12:27:00Z">
        <w:r w:rsidR="00872EFC">
          <w:rPr>
            <w:rStyle w:val="EndnoteReference"/>
            <w:bCs/>
            <w:szCs w:val="24"/>
          </w:rPr>
          <w:endnoteReference w:id="2"/>
        </w:r>
      </w:ins>
    </w:p>
    <w:p w14:paraId="317D80AC" w14:textId="1E0C6EC0" w:rsidR="00A333AA" w:rsidDel="00A333AA" w:rsidRDefault="00A333AA">
      <w:pPr>
        <w:spacing w:after="120" w:line="264" w:lineRule="auto"/>
        <w:rPr>
          <w:del w:id="257" w:author="wmmulrich" w:date="2018-11-24T11:08:00Z"/>
        </w:rPr>
        <w:pPrChange w:id="258" w:author="William Ulrich" w:date="2018-11-24T13:59:00Z">
          <w:pPr/>
        </w:pPrChange>
      </w:pPr>
    </w:p>
    <w:p w14:paraId="4D283F81" w14:textId="5E0176B8" w:rsidR="00032D3D" w:rsidDel="00A333AA" w:rsidRDefault="00032D3D">
      <w:pPr>
        <w:spacing w:after="120" w:line="264" w:lineRule="auto"/>
        <w:rPr>
          <w:del w:id="259" w:author="wmmulrich" w:date="2018-11-24T11:08:00Z"/>
        </w:rPr>
        <w:pPrChange w:id="260" w:author="William Ulrich" w:date="2018-11-24T13:59:00Z">
          <w:pPr/>
        </w:pPrChange>
      </w:pPr>
    </w:p>
    <w:p w14:paraId="4A99D428" w14:textId="6176277A" w:rsidR="006D3147" w:rsidRDefault="00032D3D" w:rsidP="00985045">
      <w:pPr>
        <w:spacing w:after="120" w:line="264" w:lineRule="auto"/>
        <w:rPr>
          <w:ins w:id="261" w:author="William Ulrich" w:date="2018-11-24T14:01:00Z"/>
        </w:rPr>
      </w:pPr>
      <w:r w:rsidRPr="00032D3D">
        <w:t>While having a common vocabulary</w:t>
      </w:r>
      <w:ins w:id="262" w:author="wmmulrich" w:date="2018-11-24T12:29:00Z">
        <w:r w:rsidR="00872EFC">
          <w:t xml:space="preserve"> for the</w:t>
        </w:r>
      </w:ins>
      <w:ins w:id="263" w:author="wmmulrich" w:date="2018-11-24T12:30:00Z">
        <w:r w:rsidR="00872EFC">
          <w:t xml:space="preserve"> terms defined in figure 1</w:t>
        </w:r>
      </w:ins>
      <w:r w:rsidRPr="00032D3D">
        <w:t xml:space="preserve"> </w:t>
      </w:r>
      <w:del w:id="264" w:author="wmmulrich" w:date="2018-11-24T12:30:00Z">
        <w:r w:rsidRPr="00032D3D" w:rsidDel="00872EFC">
          <w:delText>can help with</w:delText>
        </w:r>
      </w:del>
      <w:ins w:id="265" w:author="wmmulrich" w:date="2018-11-24T12:30:00Z">
        <w:r w:rsidR="00872EFC">
          <w:t>simplifies</w:t>
        </w:r>
      </w:ins>
      <w:r w:rsidRPr="00032D3D">
        <w:t xml:space="preserve"> communication</w:t>
      </w:r>
      <w:ins w:id="266" w:author="wmmulrich" w:date="2018-11-24T12:30:00Z">
        <w:r w:rsidR="00872EFC">
          <w:t xml:space="preserve"> of the essence of business architecture</w:t>
        </w:r>
      </w:ins>
      <w:r w:rsidRPr="00032D3D">
        <w:t>, simply using the same terms in a discussion will not guarantee a common understanding. It</w:t>
      </w:r>
      <w:ins w:id="267" w:author="wmmulrich" w:date="2018-11-24T12:23:00Z">
        <w:r w:rsidR="0098774D">
          <w:t xml:space="preserve"> is</w:t>
        </w:r>
      </w:ins>
      <w:del w:id="268" w:author="wmmulrich" w:date="2018-11-24T12:23:00Z">
        <w:r w:rsidRPr="00032D3D" w:rsidDel="0098774D">
          <w:delText>’s</w:delText>
        </w:r>
      </w:del>
      <w:r w:rsidRPr="00032D3D">
        <w:t xml:space="preserve"> the meaning of th</w:t>
      </w:r>
      <w:ins w:id="269" w:author="wmmulrich" w:date="2018-11-24T12:23:00Z">
        <w:r w:rsidR="0098774D">
          <w:t>ose</w:t>
        </w:r>
      </w:ins>
      <w:del w:id="270" w:author="wmmulrich" w:date="2018-11-24T12:23:00Z">
        <w:r w:rsidRPr="00032D3D" w:rsidDel="0098774D">
          <w:delText>e</w:delText>
        </w:r>
      </w:del>
      <w:r w:rsidRPr="00032D3D">
        <w:t xml:space="preserve"> terms</w:t>
      </w:r>
      <w:del w:id="271" w:author="wmmulrich" w:date="2018-11-24T12:18:00Z">
        <w:r w:rsidRPr="00032D3D" w:rsidDel="0098774D">
          <w:delText>,</w:delText>
        </w:r>
      </w:del>
      <w:r w:rsidRPr="00032D3D">
        <w:t xml:space="preserve"> </w:t>
      </w:r>
      <w:del w:id="272" w:author="wmmulrich" w:date="2018-11-24T12:23:00Z">
        <w:r w:rsidRPr="00032D3D" w:rsidDel="0098774D">
          <w:delText xml:space="preserve">or </w:delText>
        </w:r>
      </w:del>
      <w:ins w:id="273" w:author="wmmulrich" w:date="2018-11-24T12:23:00Z">
        <w:r w:rsidR="0098774D">
          <w:t>and</w:t>
        </w:r>
        <w:r w:rsidR="0098774D" w:rsidRPr="00032D3D">
          <w:t xml:space="preserve"> </w:t>
        </w:r>
      </w:ins>
      <w:r w:rsidRPr="00032D3D">
        <w:t xml:space="preserve">underlying concepts </w:t>
      </w:r>
      <w:ins w:id="274" w:author="wmmulrich" w:date="2018-11-24T12:23:00Z">
        <w:r w:rsidR="0098774D">
          <w:t>th</w:t>
        </w:r>
      </w:ins>
      <w:del w:id="275" w:author="wmmulrich" w:date="2018-11-24T12:23:00Z">
        <w:r w:rsidRPr="00032D3D" w:rsidDel="0098774D">
          <w:delText>people are referring to, whic</w:delText>
        </w:r>
      </w:del>
      <w:ins w:id="276" w:author="wmmulrich" w:date="2018-11-24T12:23:00Z">
        <w:r w:rsidR="0098774D">
          <w:t>at</w:t>
        </w:r>
      </w:ins>
      <w:del w:id="277" w:author="wmmulrich" w:date="2018-11-24T12:23:00Z">
        <w:r w:rsidRPr="00032D3D" w:rsidDel="0098774D">
          <w:delText>h</w:delText>
        </w:r>
      </w:del>
      <w:r w:rsidRPr="00032D3D">
        <w:t xml:space="preserve"> must align. Without a common understanding of underlying concepts there is a risk that terms will be misunderstood, resulting in frustration and dysfunction.</w:t>
      </w:r>
      <w:ins w:id="278" w:author="wmmulrich" w:date="2018-11-24T12:31:00Z">
        <w:r w:rsidR="00872EFC">
          <w:t xml:space="preserve"> </w:t>
        </w:r>
      </w:ins>
    </w:p>
    <w:p w14:paraId="0716EB98" w14:textId="32859B0B" w:rsidR="00032D3D" w:rsidDel="006D3147" w:rsidRDefault="00872EFC">
      <w:pPr>
        <w:spacing w:after="120" w:line="264" w:lineRule="auto"/>
        <w:rPr>
          <w:del w:id="279" w:author="William Ulrich" w:date="2018-11-24T14:00:00Z"/>
        </w:rPr>
        <w:pPrChange w:id="280" w:author="William Ulrich" w:date="2018-11-24T13:59:00Z">
          <w:pPr/>
        </w:pPrChange>
      </w:pPr>
      <w:ins w:id="281" w:author="wmmulrich" w:date="2018-11-24T12:31:00Z">
        <w:r>
          <w:t xml:space="preserve">Fortunately, the Business Architecture Guild has established a business architecture framework, glossary of terms, and </w:t>
        </w:r>
      </w:ins>
      <w:ins w:id="282" w:author="wmmulrich" w:date="2018-11-24T12:32:00Z">
        <w:r>
          <w:t>detailed principles, practices, and guidelines to guide professionals exercising the discipline.</w:t>
        </w:r>
      </w:ins>
      <w:ins w:id="283" w:author="wmmulrich" w:date="2018-11-24T12:33:00Z">
        <w:r>
          <w:t xml:space="preserve"> The principles, practices, and guidelines detailed in</w:t>
        </w:r>
      </w:ins>
      <w:ins w:id="284" w:author="wmmulrich" w:date="2018-11-24T12:32:00Z">
        <w:r>
          <w:t xml:space="preserve"> A Guide to the Business Architecture Body of Knowledge® (BIZBOK® </w:t>
        </w:r>
      </w:ins>
      <w:ins w:id="285" w:author="wmmulrich" w:date="2018-11-24T12:33:00Z">
        <w:r>
          <w:t xml:space="preserve">Guide) are based on </w:t>
        </w:r>
      </w:ins>
      <w:ins w:id="286" w:author="wmmulrich" w:date="2018-11-24T12:34:00Z">
        <w:r>
          <w:t>a widely deployed</w:t>
        </w:r>
      </w:ins>
      <w:ins w:id="287" w:author="wmmulrich" w:date="2018-11-24T12:47:00Z">
        <w:r w:rsidR="00377724">
          <w:t xml:space="preserve"> approach by a global community of practice. Formalizing this approach in a</w:t>
        </w:r>
      </w:ins>
      <w:ins w:id="288" w:author="wmmulrich" w:date="2018-11-24T12:48:00Z">
        <w:r w:rsidR="00377724">
          <w:t xml:space="preserve">n industry standard representation that </w:t>
        </w:r>
        <w:r w:rsidR="00377724">
          <w:lastRenderedPageBreak/>
          <w:t>enables tool providers to represent and exchange business architecture metadata is the logical next step, to be real</w:t>
        </w:r>
      </w:ins>
      <w:ins w:id="289" w:author="wmmulrich" w:date="2018-11-24T12:49:00Z">
        <w:r w:rsidR="00377724">
          <w:t xml:space="preserve">ized in the BACM. </w:t>
        </w:r>
      </w:ins>
      <w:ins w:id="290" w:author="wmmulrich" w:date="2018-11-24T12:33:00Z">
        <w:r>
          <w:t xml:space="preserve"> </w:t>
        </w:r>
      </w:ins>
      <w:r w:rsidR="00E32A52">
        <w:t xml:space="preserve"> </w:t>
      </w:r>
      <w:del w:id="291" w:author="wmmulrich" w:date="2018-11-24T12:31:00Z">
        <w:r w:rsidR="00DE26E6" w:rsidDel="00872EFC">
          <w:delText>Therefore,</w:delText>
        </w:r>
        <w:r w:rsidR="00032D3D" w:rsidDel="00872EFC">
          <w:delText xml:space="preserve"> it</w:delText>
        </w:r>
      </w:del>
      <w:del w:id="292" w:author="wmmulrich" w:date="2018-11-24T12:24:00Z">
        <w:r w:rsidR="00032D3D" w:rsidDel="0098774D">
          <w:delText>’s</w:delText>
        </w:r>
      </w:del>
      <w:del w:id="293" w:author="wmmulrich" w:date="2018-11-24T12:31:00Z">
        <w:r w:rsidR="00032D3D" w:rsidDel="00872EFC">
          <w:delText xml:space="preserve"> important to </w:delText>
        </w:r>
        <w:r w:rsidR="00E32A52" w:rsidDel="00872EFC">
          <w:delText xml:space="preserve">both </w:delText>
        </w:r>
        <w:r w:rsidR="00032D3D" w:rsidDel="00872EFC">
          <w:delText xml:space="preserve">definition terms and </w:delText>
        </w:r>
        <w:r w:rsidR="00E32A52" w:rsidDel="00872EFC">
          <w:delText xml:space="preserve">revisit them in a </w:delText>
        </w:r>
        <w:r w:rsidR="00032D3D" w:rsidDel="00872EFC">
          <w:delText>vocabulary reference – it’s often better to be not understood than misunderstood</w:delText>
        </w:r>
        <w:r w:rsidR="00E32A52" w:rsidDel="00872EFC">
          <w:delText>.</w:delText>
        </w:r>
      </w:del>
    </w:p>
    <w:p w14:paraId="036CAB0F" w14:textId="6681F068" w:rsidR="004145F2" w:rsidRDefault="004145F2">
      <w:pPr>
        <w:spacing w:after="120" w:line="264" w:lineRule="auto"/>
        <w:rPr>
          <w:bCs/>
        </w:rPr>
        <w:pPrChange w:id="294" w:author="William Ulrich" w:date="2018-11-24T13:59:00Z">
          <w:pPr/>
        </w:pPrChange>
      </w:pPr>
    </w:p>
    <w:p w14:paraId="299B0C3E" w14:textId="79ACA18A" w:rsidR="00B46D77" w:rsidRDefault="00B46D77">
      <w:pPr>
        <w:pStyle w:val="Heading2"/>
        <w:spacing w:before="0" w:after="120" w:line="264" w:lineRule="auto"/>
        <w:contextualSpacing/>
        <w:rPr>
          <w:ins w:id="295" w:author="Derek Renouf" w:date="2018-12-10T21:54:00Z"/>
        </w:rPr>
      </w:pPr>
      <w:del w:id="296" w:author="Derek Renouf" w:date="2018-12-10T21:53:00Z">
        <w:r w:rsidRPr="009A6C38" w:rsidDel="009A6C38">
          <w:delText xml:space="preserve">Conceptual </w:delText>
        </w:r>
      </w:del>
      <w:ins w:id="297" w:author="Derek Renouf" w:date="2018-12-10T21:53:00Z">
        <w:r w:rsidR="009A6C38" w:rsidRPr="009A6C38">
          <w:rPr>
            <w:rPrChange w:id="298" w:author="Derek Renouf" w:date="2018-12-10T21:54:00Z">
              <w:rPr>
                <w:highlight w:val="yellow"/>
              </w:rPr>
            </w:rPrChange>
          </w:rPr>
          <w:t>Information</w:t>
        </w:r>
        <w:r w:rsidR="009A6C38" w:rsidRPr="009A6C38">
          <w:t xml:space="preserve"> </w:t>
        </w:r>
      </w:ins>
      <w:del w:id="299" w:author="Derek Renouf" w:date="2018-12-10T22:34:00Z">
        <w:r w:rsidRPr="009A6C38" w:rsidDel="001D7F50">
          <w:delText>Model</w:delText>
        </w:r>
      </w:del>
      <w:del w:id="300" w:author="Derek Renouf" w:date="2018-12-10T21:53:00Z">
        <w:r w:rsidRPr="009A6C38" w:rsidDel="009A6C38">
          <w:delText>s</w:delText>
        </w:r>
      </w:del>
      <w:ins w:id="301" w:author="Derek Renouf" w:date="2018-12-10T22:34:00Z">
        <w:r w:rsidR="001D7F50">
          <w:t>Concepts</w:t>
        </w:r>
      </w:ins>
    </w:p>
    <w:p w14:paraId="3BA70A5C" w14:textId="0E3B1D14" w:rsidR="00820972" w:rsidRDefault="00C4721A" w:rsidP="007123A7">
      <w:pPr>
        <w:rPr>
          <w:ins w:id="302" w:author="Derek Renouf" w:date="2018-12-11T10:05:00Z"/>
        </w:rPr>
      </w:pPr>
      <w:ins w:id="303" w:author="Derek Renouf" w:date="2018-12-10T22:17:00Z">
        <w:r>
          <w:t>Business architecture seeks to map</w:t>
        </w:r>
      </w:ins>
      <w:ins w:id="304" w:author="Derek Renouf" w:date="2018-12-10T22:18:00Z">
        <w:r>
          <w:t xml:space="preserve"> perspectives of the business. These perspectives are originally conceptual </w:t>
        </w:r>
      </w:ins>
      <w:ins w:id="305" w:author="Derek Renouf" w:date="2018-12-10T23:20:00Z">
        <w:r w:rsidR="00376D52">
          <w:t xml:space="preserve">in nature </w:t>
        </w:r>
      </w:ins>
      <w:ins w:id="306" w:author="Derek Renouf" w:date="2018-12-10T22:18:00Z">
        <w:r>
          <w:t>because they exist in the mind of practitioners</w:t>
        </w:r>
      </w:ins>
      <w:ins w:id="307" w:author="Derek Renouf" w:date="2018-12-11T09:28:00Z">
        <w:r w:rsidR="003D70F9">
          <w:t>, who</w:t>
        </w:r>
      </w:ins>
      <w:ins w:id="308" w:author="Derek Renouf" w:date="2018-12-10T22:18:00Z">
        <w:r>
          <w:t xml:space="preserve"> translate </w:t>
        </w:r>
      </w:ins>
      <w:ins w:id="309" w:author="Derek Renouf" w:date="2018-12-11T09:28:00Z">
        <w:r w:rsidR="003D70F9">
          <w:t xml:space="preserve">their understanding into </w:t>
        </w:r>
      </w:ins>
      <w:ins w:id="310" w:author="Derek Renouf" w:date="2018-12-10T23:13:00Z">
        <w:r w:rsidR="00704A5C">
          <w:t xml:space="preserve">an </w:t>
        </w:r>
      </w:ins>
      <w:ins w:id="311" w:author="Derek Renouf" w:date="2018-12-10T23:21:00Z">
        <w:r w:rsidR="00CB44E8">
          <w:t>i</w:t>
        </w:r>
      </w:ins>
      <w:ins w:id="312" w:author="Derek Renouf" w:date="2018-12-10T23:13:00Z">
        <w:r w:rsidR="00704A5C">
          <w:t>nformation map</w:t>
        </w:r>
      </w:ins>
      <w:ins w:id="313" w:author="Derek Renouf" w:date="2018-12-10T22:34:00Z">
        <w:r w:rsidR="001D7F50">
          <w:t>.</w:t>
        </w:r>
      </w:ins>
      <w:ins w:id="314" w:author="Derek Renouf" w:date="2018-12-10T22:31:00Z">
        <w:r w:rsidR="001D7F50">
          <w:t xml:space="preserve"> </w:t>
        </w:r>
      </w:ins>
      <w:ins w:id="315" w:author="Derek Renouf" w:date="2018-12-11T09:29:00Z">
        <w:r w:rsidR="003D70F9">
          <w:t xml:space="preserve">The </w:t>
        </w:r>
      </w:ins>
      <w:ins w:id="316" w:author="Derek Renouf" w:date="2018-12-11T09:28:00Z">
        <w:r w:rsidR="003D70F9">
          <w:t xml:space="preserve">objects </w:t>
        </w:r>
      </w:ins>
      <w:ins w:id="317" w:author="Derek Renouf" w:date="2018-12-11T09:29:00Z">
        <w:r w:rsidR="003D70F9">
          <w:t xml:space="preserve">they identify include </w:t>
        </w:r>
      </w:ins>
      <w:ins w:id="318" w:author="Derek Renouf" w:date="2018-12-11T09:28:00Z">
        <w:r w:rsidR="003D70F9">
          <w:t xml:space="preserve">both tangible and intangible </w:t>
        </w:r>
      </w:ins>
      <w:ins w:id="319" w:author="Derek Renouf" w:date="2018-12-11T09:29:00Z">
        <w:r w:rsidR="003D70F9">
          <w:t>objects</w:t>
        </w:r>
      </w:ins>
      <w:ins w:id="320" w:author="Derek Renouf" w:date="2018-12-11T09:28:00Z">
        <w:r w:rsidR="003D70F9">
          <w:t xml:space="preserve">, and </w:t>
        </w:r>
      </w:ins>
      <w:ins w:id="321" w:author="Derek Renouf" w:date="2018-12-11T09:39:00Z">
        <w:r w:rsidR="00F23EA7">
          <w:t xml:space="preserve">when </w:t>
        </w:r>
      </w:ins>
      <w:ins w:id="322" w:author="Derek Renouf" w:date="2018-12-11T09:28:00Z">
        <w:r w:rsidR="003D70F9">
          <w:t xml:space="preserve">documented </w:t>
        </w:r>
      </w:ins>
      <w:ins w:id="323" w:author="Derek Renouf" w:date="2018-12-11T10:00:00Z">
        <w:r w:rsidR="00AF3BF4">
          <w:t xml:space="preserve">are </w:t>
        </w:r>
      </w:ins>
      <w:ins w:id="324" w:author="Derek Renouf" w:date="2018-12-11T09:39:00Z">
        <w:r w:rsidR="00606B50">
          <w:t>map</w:t>
        </w:r>
      </w:ins>
      <w:ins w:id="325" w:author="Derek Renouf" w:date="2018-12-11T10:00:00Z">
        <w:r w:rsidR="00AF3BF4">
          <w:t>ped</w:t>
        </w:r>
      </w:ins>
      <w:ins w:id="326" w:author="Derek Renouf" w:date="2018-12-11T09:39:00Z">
        <w:r w:rsidR="00606B50">
          <w:t xml:space="preserve"> </w:t>
        </w:r>
      </w:ins>
      <w:ins w:id="327" w:author="Derek Renouf" w:date="2018-12-11T09:29:00Z">
        <w:r w:rsidR="00605385">
          <w:t>as information concepts.</w:t>
        </w:r>
      </w:ins>
      <w:ins w:id="328" w:author="Derek Renouf" w:date="2018-12-11T10:00:00Z">
        <w:r w:rsidR="00AF3BF4">
          <w:t xml:space="preserve"> </w:t>
        </w:r>
      </w:ins>
    </w:p>
    <w:p w14:paraId="3BC1EFAA" w14:textId="28843254" w:rsidR="00820972" w:rsidRDefault="00820972" w:rsidP="00820972">
      <w:pPr>
        <w:rPr>
          <w:ins w:id="329" w:author="Derek Renouf" w:date="2018-12-11T10:05:00Z"/>
        </w:rPr>
      </w:pPr>
      <w:ins w:id="330" w:author="Derek Renouf" w:date="2018-12-11T10:05:00Z">
        <w:r w:rsidRPr="00820972">
          <w:t xml:space="preserve">The term "business object" is often used to denote things that are important to a business and are acted upon by the business, without distinguishing whether they are tangible or intangible. </w:t>
        </w:r>
        <w:r>
          <w:t xml:space="preserve">Business objects are an important part of an information map because </w:t>
        </w:r>
        <w:r w:rsidR="008A3A7C">
          <w:t xml:space="preserve">these concepts </w:t>
        </w:r>
      </w:ins>
      <w:ins w:id="331" w:author="Derek Renouf" w:date="2018-12-11T10:46:00Z">
        <w:r w:rsidR="00DE77EE">
          <w:t xml:space="preserve">help </w:t>
        </w:r>
      </w:ins>
      <w:ins w:id="332" w:author="Derek Renouf" w:date="2018-12-11T10:05:00Z">
        <w:r w:rsidR="008A3A7C">
          <w:t>identify capabilities</w:t>
        </w:r>
      </w:ins>
      <w:ins w:id="333" w:author="Derek Renouf" w:date="2018-12-11T10:46:00Z">
        <w:r w:rsidR="00DE77EE">
          <w:t xml:space="preserve"> and </w:t>
        </w:r>
      </w:ins>
      <w:ins w:id="334" w:author="Derek Renouf" w:date="2018-12-11T17:29:00Z">
        <w:r w:rsidR="00131229">
          <w:t xml:space="preserve">they </w:t>
        </w:r>
      </w:ins>
      <w:ins w:id="335" w:author="Derek Renouf" w:date="2018-12-11T10:46:00Z">
        <w:r w:rsidR="00DE77EE">
          <w:t xml:space="preserve">are </w:t>
        </w:r>
      </w:ins>
      <w:ins w:id="336" w:author="Derek Renouf" w:date="2018-12-11T17:29:00Z">
        <w:r w:rsidR="00131229">
          <w:t xml:space="preserve">also </w:t>
        </w:r>
      </w:ins>
      <w:ins w:id="337" w:author="Derek Renouf" w:date="2018-12-11T10:46:00Z">
        <w:r w:rsidR="00DE77EE">
          <w:t xml:space="preserve">related to many other </w:t>
        </w:r>
      </w:ins>
      <w:ins w:id="338" w:author="Derek Renouf" w:date="2018-12-11T10:06:00Z">
        <w:r w:rsidR="008A3A7C">
          <w:t>elements</w:t>
        </w:r>
      </w:ins>
      <w:ins w:id="339" w:author="Derek Renouf" w:date="2018-12-11T17:29:00Z">
        <w:r w:rsidR="00131229">
          <w:t xml:space="preserve"> in business architecture maps</w:t>
        </w:r>
      </w:ins>
      <w:ins w:id="340" w:author="Derek Renouf" w:date="2018-12-11T10:06:00Z">
        <w:r w:rsidR="008A3A7C">
          <w:t>.</w:t>
        </w:r>
      </w:ins>
    </w:p>
    <w:p w14:paraId="0CD75419" w14:textId="77777777" w:rsidR="00820972" w:rsidRDefault="00820972" w:rsidP="007123A7">
      <w:pPr>
        <w:rPr>
          <w:ins w:id="341" w:author="Derek Renouf" w:date="2018-12-11T10:05:00Z"/>
        </w:rPr>
      </w:pPr>
    </w:p>
    <w:p w14:paraId="430FDE20" w14:textId="34D05E3C" w:rsidR="00F01793" w:rsidRDefault="007123A7" w:rsidP="009A6C38">
      <w:pPr>
        <w:rPr>
          <w:ins w:id="342" w:author="Derek Renouf" w:date="2018-12-11T17:28:00Z"/>
        </w:rPr>
      </w:pPr>
      <w:ins w:id="343" w:author="Derek Renouf" w:date="2018-12-11T09:42:00Z">
        <w:r>
          <w:t xml:space="preserve">Information maps </w:t>
        </w:r>
      </w:ins>
      <w:ins w:id="344" w:author="Derek Renouf" w:date="2018-12-11T17:29:00Z">
        <w:r w:rsidR="00447790">
          <w:t xml:space="preserve">are particularly important because </w:t>
        </w:r>
      </w:ins>
      <w:ins w:id="345" w:author="Derek Renouf" w:date="2018-12-11T17:30:00Z">
        <w:r w:rsidR="00447790">
          <w:t xml:space="preserve">they help </w:t>
        </w:r>
      </w:ins>
      <w:ins w:id="346" w:author="Derek Renouf" w:date="2018-12-11T09:42:00Z">
        <w:r>
          <w:t xml:space="preserve">establish a common vocabulary and can also help highlight relationships between concepts that may otherwise be overlooked. </w:t>
        </w:r>
      </w:ins>
      <w:ins w:id="347" w:author="Derek Renouf" w:date="2018-12-11T09:43:00Z">
        <w:r>
          <w:t>In some cases, the relationships identified are important concepts and not simply a connection.</w:t>
        </w:r>
      </w:ins>
      <w:ins w:id="348" w:author="Derek Renouf" w:date="2018-12-11T10:06:00Z">
        <w:r w:rsidR="006232FF">
          <w:t xml:space="preserve"> </w:t>
        </w:r>
      </w:ins>
    </w:p>
    <w:p w14:paraId="0C502936" w14:textId="77777777" w:rsidR="00F01793" w:rsidRDefault="00F01793" w:rsidP="009A6C38">
      <w:pPr>
        <w:rPr>
          <w:ins w:id="349" w:author="Derek Renouf" w:date="2018-12-11T17:28:00Z"/>
        </w:rPr>
      </w:pPr>
    </w:p>
    <w:p w14:paraId="21E2350A" w14:textId="383AD68F" w:rsidR="00C4721A" w:rsidRDefault="00131C83" w:rsidP="009A6C38">
      <w:pPr>
        <w:rPr>
          <w:ins w:id="350" w:author="Derek Renouf" w:date="2018-12-10T22:17:00Z"/>
        </w:rPr>
      </w:pPr>
      <w:commentRangeStart w:id="351"/>
      <w:ins w:id="352" w:author="Derek Renouf" w:date="2018-12-11T17:43:00Z">
        <w:r>
          <w:t>F</w:t>
        </w:r>
      </w:ins>
      <w:ins w:id="353" w:author="Derek Renouf" w:date="2018-12-10T22:20:00Z">
        <w:r w:rsidR="00C4721A">
          <w:t xml:space="preserve">or </w:t>
        </w:r>
        <w:proofErr w:type="gramStart"/>
        <w:r w:rsidR="00C4721A">
          <w:t>example</w:t>
        </w:r>
        <w:proofErr w:type="gramEnd"/>
        <w:r w:rsidR="00C4721A">
          <w:t xml:space="preserve"> </w:t>
        </w:r>
      </w:ins>
      <w:commentRangeEnd w:id="351"/>
      <w:ins w:id="354" w:author="Derek Renouf" w:date="2018-12-11T17:43:00Z">
        <w:r>
          <w:rPr>
            <w:rStyle w:val="CommentReference"/>
          </w:rPr>
          <w:commentReference w:id="351"/>
        </w:r>
      </w:ins>
      <w:ins w:id="355" w:author="Derek Renouf" w:date="2018-12-10T22:21:00Z">
        <w:r w:rsidR="00C4721A">
          <w:t>Customer</w:t>
        </w:r>
      </w:ins>
      <w:ins w:id="356" w:author="Derek Renouf" w:date="2018-12-10T23:33:00Z">
        <w:r w:rsidR="008233EA">
          <w:t>s</w:t>
        </w:r>
      </w:ins>
      <w:ins w:id="357" w:author="Derek Renouf" w:date="2018-12-10T22:21:00Z">
        <w:r w:rsidR="00C4721A">
          <w:t xml:space="preserve"> and Product</w:t>
        </w:r>
      </w:ins>
      <w:ins w:id="358" w:author="Derek Renouf" w:date="2018-12-10T23:33:00Z">
        <w:r w:rsidR="008233EA">
          <w:t>s</w:t>
        </w:r>
      </w:ins>
      <w:ins w:id="359" w:author="Derek Renouf" w:date="2018-12-10T22:21:00Z">
        <w:r w:rsidR="00C4721A">
          <w:t xml:space="preserve"> </w:t>
        </w:r>
      </w:ins>
      <w:ins w:id="360" w:author="Derek Renouf" w:date="2018-12-10T22:30:00Z">
        <w:r w:rsidR="001D7F50">
          <w:t xml:space="preserve">of </w:t>
        </w:r>
      </w:ins>
      <w:ins w:id="361" w:author="Derek Renouf" w:date="2018-12-10T22:21:00Z">
        <w:r w:rsidR="00C4721A">
          <w:t>a</w:t>
        </w:r>
      </w:ins>
      <w:ins w:id="362" w:author="Derek Renouf" w:date="2018-12-11T09:45:00Z">
        <w:r w:rsidR="007123A7">
          <w:t xml:space="preserve"> software</w:t>
        </w:r>
      </w:ins>
      <w:ins w:id="363" w:author="Derek Renouf" w:date="2018-12-10T22:21:00Z">
        <w:r w:rsidR="00C4721A">
          <w:t xml:space="preserve"> organization</w:t>
        </w:r>
      </w:ins>
      <w:ins w:id="364" w:author="Derek Renouf" w:date="2018-12-10T23:37:00Z">
        <w:r w:rsidR="00C75092">
          <w:t>, w</w:t>
        </w:r>
      </w:ins>
      <w:ins w:id="365" w:author="Derek Renouf" w:date="2018-12-10T22:21:00Z">
        <w:r w:rsidR="00C4721A">
          <w:t xml:space="preserve">hen </w:t>
        </w:r>
      </w:ins>
      <w:ins w:id="366" w:author="Derek Renouf" w:date="2018-12-10T23:33:00Z">
        <w:r w:rsidR="00C75092">
          <w:t>c</w:t>
        </w:r>
      </w:ins>
      <w:ins w:id="367" w:author="Derek Renouf" w:date="2018-12-10T22:21:00Z">
        <w:r w:rsidR="00C4721A">
          <w:t xml:space="preserve">ustomers buy </w:t>
        </w:r>
      </w:ins>
      <w:ins w:id="368" w:author="Derek Renouf" w:date="2018-12-10T23:33:00Z">
        <w:r w:rsidR="00C75092">
          <w:t xml:space="preserve">a </w:t>
        </w:r>
      </w:ins>
      <w:ins w:id="369" w:author="Derek Renouf" w:date="2018-12-10T22:21:00Z">
        <w:r w:rsidR="00C4721A">
          <w:t xml:space="preserve">product </w:t>
        </w:r>
      </w:ins>
      <w:ins w:id="370" w:author="Derek Renouf" w:date="2018-12-10T22:42:00Z">
        <w:r w:rsidR="00C55A5F">
          <w:t xml:space="preserve">what capabilities </w:t>
        </w:r>
      </w:ins>
      <w:ins w:id="371" w:author="Derek Renouf" w:date="2018-12-10T23:17:00Z">
        <w:r w:rsidR="00376D52">
          <w:t xml:space="preserve">of an </w:t>
        </w:r>
      </w:ins>
      <w:ins w:id="372" w:author="Derek Renouf" w:date="2018-12-10T22:42:00Z">
        <w:r w:rsidR="00C55A5F">
          <w:t xml:space="preserve">organization </w:t>
        </w:r>
      </w:ins>
      <w:ins w:id="373" w:author="Derek Renouf" w:date="2018-12-10T23:17:00Z">
        <w:r w:rsidR="00376D52">
          <w:t xml:space="preserve">are </w:t>
        </w:r>
      </w:ins>
      <w:ins w:id="374" w:author="Derek Renouf" w:date="2018-12-10T22:42:00Z">
        <w:r w:rsidR="00C55A5F">
          <w:t>need</w:t>
        </w:r>
      </w:ins>
      <w:ins w:id="375" w:author="Derek Renouf" w:date="2018-12-10T23:17:00Z">
        <w:r w:rsidR="00376D52">
          <w:t>ed</w:t>
        </w:r>
      </w:ins>
      <w:ins w:id="376" w:author="Derek Renouf" w:date="2018-12-10T22:42:00Z">
        <w:r w:rsidR="00C55A5F">
          <w:t xml:space="preserve"> to </w:t>
        </w:r>
      </w:ins>
      <w:ins w:id="377" w:author="Derek Renouf" w:date="2018-12-10T23:38:00Z">
        <w:r w:rsidR="00C75092">
          <w:t xml:space="preserve">enable </w:t>
        </w:r>
      </w:ins>
      <w:ins w:id="378" w:author="Derek Renouf" w:date="2018-12-10T22:42:00Z">
        <w:r w:rsidR="00C55A5F">
          <w:t>this</w:t>
        </w:r>
      </w:ins>
      <w:ins w:id="379" w:author="Derek Renouf" w:date="2018-12-10T23:41:00Z">
        <w:r w:rsidR="00C51AC4">
          <w:t xml:space="preserve"> to happen</w:t>
        </w:r>
      </w:ins>
      <w:ins w:id="380" w:author="Derek Renouf" w:date="2018-12-10T22:42:00Z">
        <w:r w:rsidR="00C55A5F">
          <w:t xml:space="preserve">? At </w:t>
        </w:r>
      </w:ins>
      <w:ins w:id="381" w:author="Derek Renouf" w:date="2018-12-11T09:44:00Z">
        <w:r w:rsidR="007123A7">
          <w:t xml:space="preserve">first you may consider a </w:t>
        </w:r>
      </w:ins>
      <w:ins w:id="382" w:author="Derek Renouf" w:date="2018-12-10T23:38:00Z">
        <w:r w:rsidR="00741BE9">
          <w:t>c</w:t>
        </w:r>
      </w:ins>
      <w:ins w:id="383" w:author="Derek Renouf" w:date="2018-12-10T22:43:00Z">
        <w:r w:rsidR="00C55A5F">
          <w:t xml:space="preserve">ustomer simply </w:t>
        </w:r>
      </w:ins>
      <w:ins w:id="384" w:author="Derek Renouf" w:date="2018-12-11T09:44:00Z">
        <w:r w:rsidR="007123A7">
          <w:t xml:space="preserve">to </w:t>
        </w:r>
      </w:ins>
      <w:ins w:id="385" w:author="Derek Renouf" w:date="2018-12-10T22:43:00Z">
        <w:r w:rsidR="00C55A5F">
          <w:t xml:space="preserve">buy a product, </w:t>
        </w:r>
      </w:ins>
      <w:ins w:id="386" w:author="Derek Renouf" w:date="2018-12-10T23:23:00Z">
        <w:r w:rsidR="008E561B">
          <w:t xml:space="preserve">and therefore </w:t>
        </w:r>
      </w:ins>
      <w:ins w:id="387" w:author="Derek Renouf" w:date="2018-12-11T09:44:00Z">
        <w:r w:rsidR="007123A7">
          <w:t xml:space="preserve">you </w:t>
        </w:r>
      </w:ins>
      <w:ins w:id="388" w:author="Derek Renouf" w:date="2018-12-10T23:43:00Z">
        <w:r w:rsidR="00D1450D">
          <w:t xml:space="preserve">would need </w:t>
        </w:r>
      </w:ins>
      <w:ins w:id="389" w:author="Derek Renouf" w:date="2018-12-10T23:23:00Z">
        <w:r w:rsidR="008E561B">
          <w:t xml:space="preserve">capabilities around </w:t>
        </w:r>
      </w:ins>
      <w:ins w:id="390" w:author="Derek Renouf" w:date="2018-12-10T23:38:00Z">
        <w:r w:rsidR="00741BE9">
          <w:t>c</w:t>
        </w:r>
      </w:ins>
      <w:ins w:id="391" w:author="Derek Renouf" w:date="2018-12-10T23:23:00Z">
        <w:r w:rsidR="008E561B">
          <w:t>usto</w:t>
        </w:r>
      </w:ins>
      <w:ins w:id="392" w:author="Derek Renouf" w:date="2018-12-10T23:24:00Z">
        <w:r w:rsidR="008E561B">
          <w:t xml:space="preserve">mer and </w:t>
        </w:r>
      </w:ins>
      <w:ins w:id="393" w:author="Derek Renouf" w:date="2018-12-10T23:38:00Z">
        <w:r w:rsidR="00741BE9">
          <w:t>p</w:t>
        </w:r>
      </w:ins>
      <w:ins w:id="394" w:author="Derek Renouf" w:date="2018-12-10T23:24:00Z">
        <w:r w:rsidR="008E561B">
          <w:t>roduct</w:t>
        </w:r>
      </w:ins>
      <w:ins w:id="395" w:author="Derek Renouf" w:date="2018-12-10T23:43:00Z">
        <w:r w:rsidR="00D1450D">
          <w:t xml:space="preserve"> to fulfil this, right? Y</w:t>
        </w:r>
      </w:ins>
      <w:ins w:id="396" w:author="Derek Renouf" w:date="2018-12-10T22:43:00Z">
        <w:r w:rsidR="00C55A5F">
          <w:t xml:space="preserve">et on closer analysis </w:t>
        </w:r>
      </w:ins>
      <w:ins w:id="397" w:author="Derek Renouf" w:date="2018-12-11T09:45:00Z">
        <w:r w:rsidR="007123A7">
          <w:t xml:space="preserve">a </w:t>
        </w:r>
      </w:ins>
      <w:ins w:id="398" w:author="Derek Renouf" w:date="2018-12-10T23:38:00Z">
        <w:r w:rsidR="0038455E">
          <w:t>c</w:t>
        </w:r>
      </w:ins>
      <w:ins w:id="399" w:author="Derek Renouf" w:date="2018-12-10T23:24:00Z">
        <w:r w:rsidR="008E561B">
          <w:t xml:space="preserve">ustomer </w:t>
        </w:r>
      </w:ins>
      <w:ins w:id="400" w:author="Derek Renouf" w:date="2018-12-11T09:46:00Z">
        <w:r w:rsidR="007123A7">
          <w:t xml:space="preserve">of software </w:t>
        </w:r>
      </w:ins>
      <w:ins w:id="401" w:author="Derek Renouf" w:date="2018-12-11T17:45:00Z">
        <w:r w:rsidR="00103BAF">
          <w:t>may</w:t>
        </w:r>
      </w:ins>
      <w:ins w:id="402" w:author="Derek Renouf" w:date="2018-12-11T09:46:00Z">
        <w:r w:rsidR="007123A7">
          <w:t xml:space="preserve"> </w:t>
        </w:r>
      </w:ins>
      <w:ins w:id="403" w:author="Derek Renouf" w:date="2018-12-11T17:45:00Z">
        <w:r w:rsidR="001E1106">
          <w:t xml:space="preserve">be </w:t>
        </w:r>
      </w:ins>
      <w:ins w:id="404" w:author="Derek Renouf" w:date="2018-12-11T09:49:00Z">
        <w:r w:rsidR="007123A7">
          <w:t>purchas</w:t>
        </w:r>
      </w:ins>
      <w:ins w:id="405" w:author="Derek Renouf" w:date="2018-12-11T17:45:00Z">
        <w:r w:rsidR="001E1106">
          <w:t>ing</w:t>
        </w:r>
      </w:ins>
      <w:ins w:id="406" w:author="Derek Renouf" w:date="2018-12-11T09:49:00Z">
        <w:r w:rsidR="007123A7">
          <w:t xml:space="preserve"> </w:t>
        </w:r>
      </w:ins>
      <w:ins w:id="407" w:author="Derek Renouf" w:date="2018-12-11T09:46:00Z">
        <w:r w:rsidR="007123A7">
          <w:t xml:space="preserve">a subscription, which involves </w:t>
        </w:r>
      </w:ins>
      <w:ins w:id="408" w:author="Derek Renouf" w:date="2018-12-10T22:43:00Z">
        <w:r w:rsidR="00C55A5F">
          <w:t>enter</w:t>
        </w:r>
      </w:ins>
      <w:ins w:id="409" w:author="Derek Renouf" w:date="2018-12-11T09:46:00Z">
        <w:r w:rsidR="007123A7">
          <w:t>ing</w:t>
        </w:r>
      </w:ins>
      <w:ins w:id="410" w:author="Derek Renouf" w:date="2018-12-10T22:43:00Z">
        <w:r w:rsidR="00C55A5F">
          <w:t xml:space="preserve"> into a</w:t>
        </w:r>
      </w:ins>
      <w:ins w:id="411" w:author="Derek Renouf" w:date="2018-12-11T09:46:00Z">
        <w:r w:rsidR="007123A7">
          <w:t>n</w:t>
        </w:r>
      </w:ins>
      <w:ins w:id="412" w:author="Derek Renouf" w:date="2018-12-10T23:43:00Z">
        <w:r w:rsidR="00FF7F4D">
          <w:t xml:space="preserve"> </w:t>
        </w:r>
      </w:ins>
      <w:ins w:id="413" w:author="Derek Renouf" w:date="2018-12-11T09:46:00Z">
        <w:r w:rsidR="007123A7">
          <w:t>a</w:t>
        </w:r>
      </w:ins>
      <w:ins w:id="414" w:author="Derek Renouf" w:date="2018-12-10T22:43:00Z">
        <w:r w:rsidR="00C55A5F">
          <w:t xml:space="preserve">greement to </w:t>
        </w:r>
      </w:ins>
      <w:ins w:id="415" w:author="Derek Renouf" w:date="2018-12-11T09:49:00Z">
        <w:r w:rsidR="00AC6319">
          <w:t xml:space="preserve">use </w:t>
        </w:r>
      </w:ins>
      <w:ins w:id="416" w:author="Derek Renouf" w:date="2018-12-10T22:43:00Z">
        <w:r w:rsidR="00C55A5F">
          <w:t>a product</w:t>
        </w:r>
      </w:ins>
      <w:ins w:id="417" w:author="Derek Renouf" w:date="2018-12-10T23:18:00Z">
        <w:r w:rsidR="00376D52">
          <w:t xml:space="preserve"> </w:t>
        </w:r>
      </w:ins>
      <w:ins w:id="418" w:author="Derek Renouf" w:date="2018-12-11T09:46:00Z">
        <w:r w:rsidR="007123A7">
          <w:t>for a period of time</w:t>
        </w:r>
      </w:ins>
      <w:ins w:id="419" w:author="Derek Renouf" w:date="2018-12-11T09:49:00Z">
        <w:r w:rsidR="00643809">
          <w:t xml:space="preserve">. </w:t>
        </w:r>
      </w:ins>
      <w:ins w:id="420" w:author="Derek Renouf" w:date="2018-12-11T10:49:00Z">
        <w:r w:rsidR="00717584">
          <w:t xml:space="preserve">The existence of an agreement will also </w:t>
        </w:r>
      </w:ins>
      <w:ins w:id="421" w:author="Derek Renouf" w:date="2018-12-11T09:49:00Z">
        <w:r w:rsidR="00643809">
          <w:t xml:space="preserve">bring with </w:t>
        </w:r>
        <w:proofErr w:type="gramStart"/>
        <w:r w:rsidR="00643809">
          <w:t>it</w:t>
        </w:r>
        <w:proofErr w:type="gramEnd"/>
        <w:r w:rsidR="00643809">
          <w:t xml:space="preserve"> </w:t>
        </w:r>
      </w:ins>
      <w:ins w:id="422" w:author="Derek Renouf" w:date="2018-12-10T23:18:00Z">
        <w:r w:rsidR="00376D52">
          <w:t>obligations</w:t>
        </w:r>
      </w:ins>
      <w:ins w:id="423" w:author="Derek Renouf" w:date="2018-12-11T09:49:00Z">
        <w:r w:rsidR="00643809">
          <w:t xml:space="preserve"> for the organization</w:t>
        </w:r>
      </w:ins>
      <w:ins w:id="424" w:author="Derek Renouf" w:date="2018-12-10T22:43:00Z">
        <w:r w:rsidR="00C55A5F">
          <w:t>.</w:t>
        </w:r>
      </w:ins>
      <w:ins w:id="425" w:author="Derek Renouf" w:date="2018-12-11T09:47:00Z">
        <w:r w:rsidR="007123A7">
          <w:t xml:space="preserve"> The existence of a</w:t>
        </w:r>
      </w:ins>
      <w:ins w:id="426" w:author="Derek Renouf" w:date="2018-12-11T17:46:00Z">
        <w:r w:rsidR="004E6F63">
          <w:t>n</w:t>
        </w:r>
      </w:ins>
      <w:ins w:id="427" w:author="Derek Renouf" w:date="2018-12-11T09:47:00Z">
        <w:r w:rsidR="007123A7">
          <w:t xml:space="preserve"> </w:t>
        </w:r>
      </w:ins>
      <w:ins w:id="428" w:author="Derek Renouf" w:date="2018-12-11T17:46:00Z">
        <w:r w:rsidR="004E6F63">
          <w:t>a</w:t>
        </w:r>
      </w:ins>
      <w:ins w:id="429" w:author="Derek Renouf" w:date="2018-12-11T09:47:00Z">
        <w:r w:rsidR="007123A7">
          <w:t>greement and terms are key piece</w:t>
        </w:r>
      </w:ins>
      <w:ins w:id="430" w:author="Derek Renouf" w:date="2018-12-11T17:46:00Z">
        <w:r w:rsidR="004E6F63">
          <w:t>s</w:t>
        </w:r>
      </w:ins>
      <w:ins w:id="431" w:author="Derek Renouf" w:date="2018-12-11T09:47:00Z">
        <w:r w:rsidR="007123A7">
          <w:t xml:space="preserve"> of information that help clarify the business model</w:t>
        </w:r>
      </w:ins>
      <w:ins w:id="432" w:author="Derek Renouf" w:date="2018-12-11T17:47:00Z">
        <w:r w:rsidR="004E6F63">
          <w:t xml:space="preserve">, value stream and </w:t>
        </w:r>
      </w:ins>
      <w:ins w:id="433" w:author="Derek Renouf" w:date="2018-12-11T09:48:00Z">
        <w:r w:rsidR="007123A7">
          <w:t>needed capabilities</w:t>
        </w:r>
      </w:ins>
      <w:ins w:id="434" w:author="Derek Renouf" w:date="2018-12-11T17:47:00Z">
        <w:r w:rsidR="00025845">
          <w:t xml:space="preserve"> to support this</w:t>
        </w:r>
      </w:ins>
      <w:ins w:id="435" w:author="Derek Renouf" w:date="2018-12-11T09:47:00Z">
        <w:r w:rsidR="007123A7">
          <w:t>.</w:t>
        </w:r>
      </w:ins>
    </w:p>
    <w:p w14:paraId="4144526C" w14:textId="3F883EA5" w:rsidR="009A6C38" w:rsidDel="00C4721A" w:rsidRDefault="009A6C38" w:rsidP="009A6C38">
      <w:pPr>
        <w:rPr>
          <w:del w:id="436" w:author="Derek Renouf" w:date="2018-12-10T21:54:00Z"/>
        </w:rPr>
      </w:pPr>
    </w:p>
    <w:p w14:paraId="3C316FE1" w14:textId="7DB54B9A" w:rsidR="00B46D77" w:rsidRPr="009A6C38" w:rsidDel="009A6C38" w:rsidRDefault="00B46D77">
      <w:pPr>
        <w:spacing w:after="120" w:line="264" w:lineRule="auto"/>
        <w:contextualSpacing/>
        <w:rPr>
          <w:del w:id="437" w:author="Derek Renouf" w:date="2018-12-10T21:54:00Z"/>
          <w:bCs/>
        </w:rPr>
        <w:pPrChange w:id="438" w:author="William Ulrich" w:date="2018-11-24T13:59:00Z">
          <w:pPr/>
        </w:pPrChange>
      </w:pPr>
      <w:del w:id="439" w:author="Derek Renouf" w:date="2018-12-10T21:54:00Z">
        <w:r w:rsidRPr="009A6C38" w:rsidDel="009A6C38">
          <w:rPr>
            <w:bCs/>
          </w:rPr>
          <w:delText xml:space="preserve">What </w:delText>
        </w:r>
        <w:r w:rsidR="00DE26E6" w:rsidRPr="009A6C38" w:rsidDel="009A6C38">
          <w:rPr>
            <w:bCs/>
          </w:rPr>
          <w:delText xml:space="preserve">are </w:delText>
        </w:r>
        <w:r w:rsidRPr="009A6C38" w:rsidDel="009A6C38">
          <w:rPr>
            <w:bCs/>
          </w:rPr>
          <w:delText>conceptual</w:delText>
        </w:r>
        <w:r w:rsidR="00DE26E6" w:rsidRPr="009A6C38" w:rsidDel="009A6C38">
          <w:rPr>
            <w:bCs/>
          </w:rPr>
          <w:delText xml:space="preserve">/information </w:delText>
        </w:r>
        <w:r w:rsidRPr="009A6C38" w:rsidDel="009A6C38">
          <w:rPr>
            <w:bCs/>
          </w:rPr>
          <w:delText>model</w:delText>
        </w:r>
        <w:r w:rsidR="00DE26E6" w:rsidRPr="009A6C38" w:rsidDel="009A6C38">
          <w:rPr>
            <w:bCs/>
          </w:rPr>
          <w:delText>s</w:delText>
        </w:r>
        <w:r w:rsidRPr="009A6C38" w:rsidDel="009A6C38">
          <w:rPr>
            <w:bCs/>
          </w:rPr>
          <w:delText xml:space="preserve"> </w:delText>
        </w:r>
        <w:r w:rsidR="00DE26E6" w:rsidRPr="009A6C38" w:rsidDel="009A6C38">
          <w:rPr>
            <w:bCs/>
          </w:rPr>
          <w:delText>important?</w:delText>
        </w:r>
      </w:del>
    </w:p>
    <w:p w14:paraId="7BA5F661" w14:textId="5D51BA52" w:rsidR="00E32A52" w:rsidRPr="009A6C38" w:rsidDel="009A6C38" w:rsidRDefault="00E32A52">
      <w:pPr>
        <w:pStyle w:val="ListParagraph"/>
        <w:numPr>
          <w:ilvl w:val="0"/>
          <w:numId w:val="6"/>
        </w:numPr>
        <w:spacing w:after="120" w:line="264" w:lineRule="auto"/>
        <w:rPr>
          <w:del w:id="440" w:author="Derek Renouf" w:date="2018-12-10T21:54:00Z"/>
          <w:bCs/>
        </w:rPr>
        <w:pPrChange w:id="441" w:author="William Ulrich" w:date="2018-11-24T13:59:00Z">
          <w:pPr>
            <w:pStyle w:val="ListParagraph"/>
            <w:numPr>
              <w:numId w:val="6"/>
            </w:numPr>
            <w:ind w:hanging="360"/>
          </w:pPr>
        </w:pPrChange>
      </w:pPr>
      <w:del w:id="442" w:author="Derek Renouf" w:date="2018-12-10T21:54:00Z">
        <w:r w:rsidRPr="009A6C38" w:rsidDel="009A6C38">
          <w:rPr>
            <w:bCs/>
          </w:rPr>
          <w:delText>They can illustrate terms and how they are related.</w:delText>
        </w:r>
      </w:del>
    </w:p>
    <w:p w14:paraId="61EB81E4" w14:textId="132BCE2D" w:rsidR="00980E58" w:rsidRPr="00C4721A" w:rsidDel="009A6C38" w:rsidRDefault="00E32A52">
      <w:pPr>
        <w:pStyle w:val="ListParagraph"/>
        <w:numPr>
          <w:ilvl w:val="0"/>
          <w:numId w:val="6"/>
        </w:numPr>
        <w:spacing w:after="120" w:line="264" w:lineRule="auto"/>
        <w:rPr>
          <w:del w:id="443" w:author="Derek Renouf" w:date="2018-12-10T21:54:00Z"/>
          <w:bCs/>
        </w:rPr>
        <w:pPrChange w:id="444" w:author="William Ulrich" w:date="2018-11-24T13:59:00Z">
          <w:pPr>
            <w:pStyle w:val="ListParagraph"/>
            <w:numPr>
              <w:numId w:val="6"/>
            </w:numPr>
            <w:ind w:hanging="360"/>
          </w:pPr>
        </w:pPrChange>
      </w:pPr>
      <w:del w:id="445" w:author="Derek Renouf" w:date="2018-12-10T21:54:00Z">
        <w:r w:rsidRPr="00C4721A" w:rsidDel="009A6C38">
          <w:rPr>
            <w:bCs/>
          </w:rPr>
          <w:delText>They provide a deeper understanding of terms.</w:delText>
        </w:r>
      </w:del>
    </w:p>
    <w:p w14:paraId="58CEE69A" w14:textId="6C0429BC" w:rsidR="00E32A52" w:rsidRPr="009A6C38" w:rsidDel="009A6C38" w:rsidRDefault="00E32A52">
      <w:pPr>
        <w:pStyle w:val="ListParagraph"/>
        <w:numPr>
          <w:ilvl w:val="0"/>
          <w:numId w:val="6"/>
        </w:numPr>
        <w:spacing w:after="120" w:line="264" w:lineRule="auto"/>
        <w:rPr>
          <w:del w:id="446" w:author="Derek Renouf" w:date="2018-12-10T21:54:00Z"/>
          <w:bCs/>
        </w:rPr>
        <w:pPrChange w:id="447" w:author="William Ulrich" w:date="2018-11-24T13:59:00Z">
          <w:pPr>
            <w:pStyle w:val="ListParagraph"/>
            <w:numPr>
              <w:numId w:val="6"/>
            </w:numPr>
            <w:ind w:hanging="360"/>
          </w:pPr>
        </w:pPrChange>
      </w:pPr>
      <w:del w:id="448" w:author="Derek Renouf" w:date="2018-12-10T21:54:00Z">
        <w:r w:rsidRPr="009A6C38" w:rsidDel="009A6C38">
          <w:rPr>
            <w:bCs/>
          </w:rPr>
          <w:delText xml:space="preserve">Information models contribute to conceptual models. </w:delText>
        </w:r>
      </w:del>
    </w:p>
    <w:p w14:paraId="3109D914" w14:textId="4F964AF3" w:rsidR="00E32A52" w:rsidRPr="009A6C38" w:rsidDel="009A6C38" w:rsidRDefault="00E32A52">
      <w:pPr>
        <w:pStyle w:val="ListParagraph"/>
        <w:numPr>
          <w:ilvl w:val="0"/>
          <w:numId w:val="6"/>
        </w:numPr>
        <w:spacing w:after="120" w:line="264" w:lineRule="auto"/>
        <w:rPr>
          <w:del w:id="449" w:author="Derek Renouf" w:date="2018-12-10T21:54:00Z"/>
          <w:bCs/>
        </w:rPr>
        <w:pPrChange w:id="450" w:author="William Ulrich" w:date="2018-11-24T13:59:00Z">
          <w:pPr>
            <w:pStyle w:val="ListParagraph"/>
            <w:numPr>
              <w:numId w:val="6"/>
            </w:numPr>
            <w:ind w:hanging="360"/>
          </w:pPr>
        </w:pPrChange>
      </w:pPr>
      <w:del w:id="451" w:author="Derek Renouf" w:date="2018-12-10T21:54:00Z">
        <w:r w:rsidRPr="009A6C38" w:rsidDel="009A6C38">
          <w:rPr>
            <w:bCs/>
          </w:rPr>
          <w:delText>Formalising</w:delText>
        </w:r>
      </w:del>
      <w:ins w:id="452" w:author="William Ulrich" w:date="2018-11-24T15:07:00Z">
        <w:del w:id="453" w:author="Derek Renouf" w:date="2018-12-10T21:54:00Z">
          <w:r w:rsidR="00B82758" w:rsidRPr="009A6C38" w:rsidDel="009A6C38">
            <w:rPr>
              <w:bCs/>
              <w:rPrChange w:id="454" w:author="Derek Renouf" w:date="2018-12-10T21:54:00Z">
                <w:rPr>
                  <w:bCs/>
                  <w:highlight w:val="yellow"/>
                </w:rPr>
              </w:rPrChange>
            </w:rPr>
            <w:delText>Formalizing</w:delText>
          </w:r>
        </w:del>
      </w:ins>
      <w:del w:id="455" w:author="Derek Renouf" w:date="2018-12-10T21:54:00Z">
        <w:r w:rsidRPr="009A6C38" w:rsidDel="009A6C38">
          <w:rPr>
            <w:bCs/>
          </w:rPr>
          <w:delText xml:space="preserve"> a model helps align with pre-existing concepts, reference models and leads to an understanding of relevant metamodeling.</w:delText>
        </w:r>
      </w:del>
    </w:p>
    <w:p w14:paraId="489F6AA5" w14:textId="53C633D4" w:rsidR="004145F2" w:rsidRPr="009A6C38" w:rsidDel="009A6C38" w:rsidRDefault="004145F2">
      <w:pPr>
        <w:pStyle w:val="ListParagraph"/>
        <w:numPr>
          <w:ilvl w:val="0"/>
          <w:numId w:val="6"/>
        </w:numPr>
        <w:spacing w:after="120" w:line="264" w:lineRule="auto"/>
        <w:rPr>
          <w:del w:id="456" w:author="Derek Renouf" w:date="2018-12-10T21:54:00Z"/>
          <w:bCs/>
        </w:rPr>
        <w:pPrChange w:id="457" w:author="William Ulrich" w:date="2018-11-24T13:59:00Z">
          <w:pPr/>
        </w:pPrChange>
      </w:pPr>
    </w:p>
    <w:p w14:paraId="11D09792" w14:textId="02E85041" w:rsidR="00DE26E6" w:rsidDel="0098774D" w:rsidRDefault="00DE26E6">
      <w:pPr>
        <w:spacing w:after="120" w:line="264" w:lineRule="auto"/>
        <w:contextualSpacing/>
        <w:rPr>
          <w:del w:id="458" w:author="wmmulrich" w:date="2018-11-24T12:18:00Z"/>
          <w:bCs/>
        </w:rPr>
        <w:pPrChange w:id="459" w:author="William Ulrich" w:date="2018-11-24T13:59:00Z">
          <w:pPr/>
        </w:pPrChange>
      </w:pPr>
    </w:p>
    <w:p w14:paraId="79CA2404" w14:textId="25054D1F" w:rsidR="00602B53" w:rsidRPr="004145F2" w:rsidRDefault="00182118">
      <w:pPr>
        <w:pStyle w:val="Heading2"/>
        <w:spacing w:before="0" w:after="120" w:line="264" w:lineRule="auto"/>
        <w:contextualSpacing/>
        <w:pPrChange w:id="460" w:author="William Ulrich" w:date="2018-11-24T13:59:00Z">
          <w:pPr>
            <w:pStyle w:val="Heading2"/>
          </w:pPr>
        </w:pPrChange>
      </w:pPr>
      <w:r>
        <w:t>Scaling</w:t>
      </w:r>
      <w:r w:rsidR="00602B53" w:rsidRPr="004145F2">
        <w:t xml:space="preserve"> Business Architecture</w:t>
      </w:r>
    </w:p>
    <w:p w14:paraId="736EFC1C" w14:textId="66BB2C76" w:rsidR="003A5174" w:rsidRDefault="003A5174">
      <w:pPr>
        <w:spacing w:after="120" w:line="264" w:lineRule="auto"/>
        <w:contextualSpacing/>
        <w:rPr>
          <w:bCs/>
        </w:rPr>
        <w:pPrChange w:id="461" w:author="William Ulrich" w:date="2018-11-24T13:59:00Z">
          <w:pPr/>
        </w:pPrChange>
      </w:pPr>
      <w:r>
        <w:rPr>
          <w:bCs/>
        </w:rPr>
        <w:t>For business architecture to be useful it needs to encompass the key value streams that identify how customers attain value from an organization and the capabilities that support this</w:t>
      </w:r>
      <w:ins w:id="462" w:author="William Ulrich" w:date="2018-11-24T13:17:00Z">
        <w:r w:rsidR="00CE67E2">
          <w:rPr>
            <w:bCs/>
          </w:rPr>
          <w:t xml:space="preserve"> value delivery. </w:t>
        </w:r>
      </w:ins>
      <w:ins w:id="463" w:author="William Ulrich" w:date="2018-11-24T13:18:00Z">
        <w:r w:rsidR="00CE67E2">
          <w:rPr>
            <w:bCs/>
          </w:rPr>
          <w:t>Stakeholders would need to be engaged, info</w:t>
        </w:r>
      </w:ins>
      <w:ins w:id="464" w:author="William Ulrich" w:date="2018-11-24T13:19:00Z">
        <w:r w:rsidR="00CE67E2">
          <w:rPr>
            <w:bCs/>
          </w:rPr>
          <w:t>rmation leveraged, and products and related value propositions delivered as a result. These and related busine</w:t>
        </w:r>
      </w:ins>
      <w:ins w:id="465" w:author="William Ulrich" w:date="2018-11-24T13:20:00Z">
        <w:r w:rsidR="00CE67E2">
          <w:rPr>
            <w:bCs/>
          </w:rPr>
          <w:t>ss perspectives including strategy, policy, and initiatives must be interwoven in specific ways to estab</w:t>
        </w:r>
      </w:ins>
      <w:ins w:id="466" w:author="William Ulrich" w:date="2018-11-24T13:21:00Z">
        <w:r w:rsidR="00CE67E2">
          <w:rPr>
            <w:bCs/>
          </w:rPr>
          <w:t xml:space="preserve">lish a functioning business architecture. </w:t>
        </w:r>
      </w:ins>
      <w:del w:id="467" w:author="William Ulrich" w:date="2018-11-24T13:17:00Z">
        <w:r w:rsidDel="00CE67E2">
          <w:rPr>
            <w:bCs/>
          </w:rPr>
          <w:delText>.</w:delText>
        </w:r>
      </w:del>
    </w:p>
    <w:p w14:paraId="5E1A86A2" w14:textId="77777777" w:rsidR="003A5174" w:rsidRDefault="003A5174">
      <w:pPr>
        <w:spacing w:after="120" w:line="264" w:lineRule="auto"/>
        <w:contextualSpacing/>
        <w:rPr>
          <w:bCs/>
        </w:rPr>
        <w:pPrChange w:id="468" w:author="William Ulrich" w:date="2018-11-24T13:59:00Z">
          <w:pPr/>
        </w:pPrChange>
      </w:pPr>
    </w:p>
    <w:p w14:paraId="0D650C0E" w14:textId="6F84D5E6" w:rsidR="004C5BB9" w:rsidDel="009B573F" w:rsidRDefault="00042FD8">
      <w:pPr>
        <w:spacing w:after="120" w:line="264" w:lineRule="auto"/>
        <w:contextualSpacing/>
        <w:rPr>
          <w:del w:id="469" w:author="William Ulrich" w:date="2018-11-24T13:35:00Z"/>
          <w:bCs/>
        </w:rPr>
        <w:pPrChange w:id="470" w:author="William Ulrich" w:date="2018-11-24T13:59:00Z">
          <w:pPr/>
        </w:pPrChange>
      </w:pPr>
      <w:del w:id="471" w:author="William Ulrich" w:date="2018-11-24T13:21:00Z">
        <w:r w:rsidDel="00CE67E2">
          <w:rPr>
            <w:bCs/>
          </w:rPr>
          <w:delText>A</w:delText>
        </w:r>
      </w:del>
      <w:ins w:id="472" w:author="William Ulrich" w:date="2018-11-24T13:21:00Z">
        <w:r w:rsidR="00CE67E2">
          <w:rPr>
            <w:bCs/>
          </w:rPr>
          <w:t>In general practice, a</w:t>
        </w:r>
      </w:ins>
      <w:del w:id="473" w:author="William Ulrich" w:date="2018-11-24T13:21:00Z">
        <w:r w:rsidDel="00CE67E2">
          <w:rPr>
            <w:bCs/>
          </w:rPr>
          <w:delText xml:space="preserve"> </w:delText>
        </w:r>
      </w:del>
      <w:ins w:id="474" w:author="William Ulrich" w:date="2018-11-24T13:21:00Z">
        <w:r w:rsidR="00CE67E2">
          <w:rPr>
            <w:bCs/>
          </w:rPr>
          <w:t xml:space="preserve"> </w:t>
        </w:r>
      </w:ins>
      <w:r>
        <w:rPr>
          <w:bCs/>
        </w:rPr>
        <w:t>small team of people</w:t>
      </w:r>
      <w:del w:id="475" w:author="William Ulrich" w:date="2018-11-24T13:21:00Z">
        <w:r w:rsidDel="00CE67E2">
          <w:rPr>
            <w:bCs/>
          </w:rPr>
          <w:delText xml:space="preserve"> who</w:delText>
        </w:r>
      </w:del>
      <w:r>
        <w:rPr>
          <w:bCs/>
        </w:rPr>
        <w:t xml:space="preserve"> capture information in a consistent, principled manner </w:t>
      </w:r>
      <w:del w:id="476" w:author="William Ulrich" w:date="2018-11-24T13:22:00Z">
        <w:r w:rsidDel="00CE67E2">
          <w:rPr>
            <w:bCs/>
          </w:rPr>
          <w:delText>could use a</w:delText>
        </w:r>
      </w:del>
      <w:ins w:id="477" w:author="William Ulrich" w:date="2018-11-24T13:22:00Z">
        <w:r w:rsidR="00CE67E2">
          <w:rPr>
            <w:bCs/>
          </w:rPr>
          <w:t>using a</w:t>
        </w:r>
      </w:ins>
      <w:r>
        <w:rPr>
          <w:bCs/>
        </w:rPr>
        <w:t xml:space="preserve"> range of tools</w:t>
      </w:r>
      <w:ins w:id="478" w:author="William Ulrich" w:date="2018-11-24T13:22:00Z">
        <w:r w:rsidR="00CE67E2">
          <w:rPr>
            <w:bCs/>
          </w:rPr>
          <w:t xml:space="preserve"> and technologies</w:t>
        </w:r>
      </w:ins>
      <w:r>
        <w:rPr>
          <w:bCs/>
        </w:rPr>
        <w:t>. For example, Excel</w:t>
      </w:r>
      <w:del w:id="479" w:author="William Ulrich" w:date="2018-11-24T13:22:00Z">
        <w:r w:rsidDel="00CE67E2">
          <w:rPr>
            <w:bCs/>
          </w:rPr>
          <w:delText>l</w:delText>
        </w:r>
      </w:del>
      <w:r>
        <w:rPr>
          <w:bCs/>
        </w:rPr>
        <w:t xml:space="preserve"> </w:t>
      </w:r>
      <w:del w:id="480" w:author="William Ulrich" w:date="2018-11-24T13:22:00Z">
        <w:r w:rsidDel="00CE67E2">
          <w:rPr>
            <w:bCs/>
          </w:rPr>
          <w:delText>can be</w:delText>
        </w:r>
      </w:del>
      <w:ins w:id="481" w:author="William Ulrich" w:date="2018-11-24T13:22:00Z">
        <w:r w:rsidR="00CE67E2">
          <w:rPr>
            <w:bCs/>
          </w:rPr>
          <w:t>is often</w:t>
        </w:r>
      </w:ins>
      <w:r>
        <w:rPr>
          <w:bCs/>
        </w:rPr>
        <w:t xml:space="preserve"> used to capture </w:t>
      </w:r>
      <w:del w:id="482" w:author="William Ulrich" w:date="2018-11-24T13:22:00Z">
        <w:r w:rsidDel="00CE67E2">
          <w:rPr>
            <w:bCs/>
          </w:rPr>
          <w:delText xml:space="preserve">a </w:delText>
        </w:r>
      </w:del>
      <w:ins w:id="483" w:author="William Ulrich" w:date="2018-11-24T13:22:00Z">
        <w:r w:rsidR="00CE67E2">
          <w:rPr>
            <w:bCs/>
          </w:rPr>
          <w:t>c</w:t>
        </w:r>
      </w:ins>
      <w:del w:id="484" w:author="William Ulrich" w:date="2018-11-24T13:22:00Z">
        <w:r w:rsidDel="00CE67E2">
          <w:rPr>
            <w:bCs/>
          </w:rPr>
          <w:delText>C</w:delText>
        </w:r>
      </w:del>
      <w:r>
        <w:rPr>
          <w:bCs/>
        </w:rPr>
        <w:t xml:space="preserve">apabilities, </w:t>
      </w:r>
      <w:ins w:id="485" w:author="William Ulrich" w:date="2018-11-24T13:22:00Z">
        <w:r w:rsidR="00CE67E2">
          <w:rPr>
            <w:bCs/>
          </w:rPr>
          <w:t>i</w:t>
        </w:r>
      </w:ins>
      <w:del w:id="486" w:author="William Ulrich" w:date="2018-11-24T13:22:00Z">
        <w:r w:rsidDel="00CE67E2">
          <w:rPr>
            <w:bCs/>
          </w:rPr>
          <w:delText>I</w:delText>
        </w:r>
      </w:del>
      <w:r>
        <w:rPr>
          <w:bCs/>
        </w:rPr>
        <w:t>nformation</w:t>
      </w:r>
      <w:del w:id="487" w:author="William Ulrich" w:date="2018-11-24T13:22:00Z">
        <w:r w:rsidDel="00CE67E2">
          <w:rPr>
            <w:bCs/>
          </w:rPr>
          <w:delText xml:space="preserve"> Model</w:delText>
        </w:r>
      </w:del>
      <w:ins w:id="488" w:author="William Ulrich" w:date="2018-11-24T13:22:00Z">
        <w:r w:rsidR="00CE67E2">
          <w:rPr>
            <w:bCs/>
          </w:rPr>
          <w:t>,</w:t>
        </w:r>
      </w:ins>
      <w:del w:id="489" w:author="William Ulrich" w:date="2018-11-24T13:23:00Z">
        <w:r w:rsidDel="00CE67E2">
          <w:rPr>
            <w:bCs/>
          </w:rPr>
          <w:delText xml:space="preserve"> and</w:delText>
        </w:r>
      </w:del>
      <w:r>
        <w:rPr>
          <w:bCs/>
        </w:rPr>
        <w:t xml:space="preserve"> </w:t>
      </w:r>
      <w:del w:id="490" w:author="William Ulrich" w:date="2018-11-24T13:22:00Z">
        <w:r w:rsidDel="00CE67E2">
          <w:rPr>
            <w:bCs/>
          </w:rPr>
          <w:delText xml:space="preserve">Organization </w:delText>
        </w:r>
      </w:del>
      <w:ins w:id="491" w:author="William Ulrich" w:date="2018-11-24T13:22:00Z">
        <w:r w:rsidR="00CE67E2">
          <w:rPr>
            <w:bCs/>
          </w:rPr>
          <w:t>organization</w:t>
        </w:r>
      </w:ins>
      <w:ins w:id="492" w:author="William Ulrich" w:date="2018-11-24T13:23:00Z">
        <w:r w:rsidR="00CE67E2">
          <w:rPr>
            <w:bCs/>
          </w:rPr>
          <w:t>,</w:t>
        </w:r>
      </w:ins>
      <w:ins w:id="493" w:author="William Ulrich" w:date="2018-11-24T13:22:00Z">
        <w:r w:rsidR="00CE67E2">
          <w:rPr>
            <w:bCs/>
          </w:rPr>
          <w:t xml:space="preserve"> </w:t>
        </w:r>
      </w:ins>
      <w:del w:id="494" w:author="William Ulrich" w:date="2018-11-24T13:23:00Z">
        <w:r w:rsidDel="00CE67E2">
          <w:rPr>
            <w:bCs/>
          </w:rPr>
          <w:delText>elements</w:delText>
        </w:r>
      </w:del>
      <w:ins w:id="495" w:author="William Ulrich" w:date="2018-11-24T13:23:00Z">
        <w:r w:rsidR="00CE67E2">
          <w:rPr>
            <w:bCs/>
          </w:rPr>
          <w:t xml:space="preserve">and related </w:t>
        </w:r>
      </w:ins>
      <w:ins w:id="496" w:author="William Ulrich" w:date="2018-11-24T13:33:00Z">
        <w:r w:rsidR="009B573F">
          <w:rPr>
            <w:bCs/>
          </w:rPr>
          <w:t>domains</w:t>
        </w:r>
      </w:ins>
      <w:del w:id="497" w:author="William Ulrich" w:date="2018-11-24T13:34:00Z">
        <w:r w:rsidDel="009B573F">
          <w:rPr>
            <w:bCs/>
          </w:rPr>
          <w:delText xml:space="preserve">; </w:delText>
        </w:r>
      </w:del>
      <w:ins w:id="498" w:author="William Ulrich" w:date="2018-11-24T13:34:00Z">
        <w:r w:rsidR="009B573F">
          <w:rPr>
            <w:bCs/>
          </w:rPr>
          <w:t xml:space="preserve">. Visualization </w:t>
        </w:r>
      </w:ins>
      <w:del w:id="499" w:author="William Ulrich" w:date="2018-11-24T13:34:00Z">
        <w:r w:rsidDel="009B573F">
          <w:rPr>
            <w:bCs/>
          </w:rPr>
          <w:delText xml:space="preserve">and </w:delText>
        </w:r>
      </w:del>
      <w:ins w:id="500" w:author="William Ulrich" w:date="2018-11-24T13:34:00Z">
        <w:r w:rsidR="009B573F">
          <w:rPr>
            <w:bCs/>
          </w:rPr>
          <w:t>or mappings</w:t>
        </w:r>
      </w:ins>
      <w:del w:id="501" w:author="William Ulrich" w:date="2018-11-24T13:34:00Z">
        <w:r w:rsidDel="009B573F">
          <w:rPr>
            <w:bCs/>
          </w:rPr>
          <w:delText xml:space="preserve">Maps </w:delText>
        </w:r>
      </w:del>
      <w:ins w:id="502" w:author="William Ulrich" w:date="2018-11-24T13:34:00Z">
        <w:r w:rsidR="009B573F">
          <w:rPr>
            <w:bCs/>
          </w:rPr>
          <w:t xml:space="preserve"> </w:t>
        </w:r>
      </w:ins>
      <w:del w:id="503" w:author="William Ulrich" w:date="2018-11-24T13:34:00Z">
        <w:r w:rsidDel="009B573F">
          <w:rPr>
            <w:bCs/>
          </w:rPr>
          <w:delText>can be</w:delText>
        </w:r>
      </w:del>
      <w:ins w:id="504" w:author="William Ulrich" w:date="2018-11-24T13:34:00Z">
        <w:r w:rsidR="009B573F">
          <w:rPr>
            <w:bCs/>
          </w:rPr>
          <w:t>are often</w:t>
        </w:r>
      </w:ins>
      <w:r>
        <w:rPr>
          <w:bCs/>
        </w:rPr>
        <w:t xml:space="preserve"> captured in </w:t>
      </w:r>
      <w:r w:rsidR="004C5BB9">
        <w:rPr>
          <w:bCs/>
        </w:rPr>
        <w:t xml:space="preserve">simple </w:t>
      </w:r>
      <w:r>
        <w:rPr>
          <w:bCs/>
        </w:rPr>
        <w:t xml:space="preserve">Visio diagrams. However, as the number </w:t>
      </w:r>
      <w:del w:id="505" w:author="William Ulrich" w:date="2018-11-24T13:34:00Z">
        <w:r w:rsidDel="009B573F">
          <w:rPr>
            <w:bCs/>
          </w:rPr>
          <w:delText>of people</w:delText>
        </w:r>
      </w:del>
      <w:ins w:id="506" w:author="William Ulrich" w:date="2018-11-24T13:34:00Z">
        <w:r w:rsidR="009B573F">
          <w:rPr>
            <w:bCs/>
          </w:rPr>
          <w:t>domains and relationships among those domains</w:t>
        </w:r>
      </w:ins>
      <w:r>
        <w:rPr>
          <w:bCs/>
        </w:rPr>
        <w:t xml:space="preserve"> increases, the discipline required to keep this information consistent</w:t>
      </w:r>
      <w:del w:id="507" w:author="William Ulrich" w:date="2018-11-24T13:35:00Z">
        <w:r w:rsidDel="009B573F">
          <w:rPr>
            <w:bCs/>
          </w:rPr>
          <w:delText xml:space="preserve"> and</w:delText>
        </w:r>
      </w:del>
      <w:ins w:id="508" w:author="William Ulrich" w:date="2018-11-24T13:35:00Z">
        <w:r w:rsidR="009B573F">
          <w:rPr>
            <w:bCs/>
          </w:rPr>
          <w:t>,</w:t>
        </w:r>
      </w:ins>
      <w:r>
        <w:rPr>
          <w:bCs/>
        </w:rPr>
        <w:t xml:space="preserve"> up-to-date</w:t>
      </w:r>
      <w:ins w:id="509" w:author="William Ulrich" w:date="2018-11-24T13:35:00Z">
        <w:r w:rsidR="009B573F">
          <w:rPr>
            <w:bCs/>
          </w:rPr>
          <w:t>, and accessible</w:t>
        </w:r>
      </w:ins>
      <w:r>
        <w:rPr>
          <w:bCs/>
        </w:rPr>
        <w:t xml:space="preserve"> </w:t>
      </w:r>
      <w:r w:rsidR="004C5BB9">
        <w:rPr>
          <w:bCs/>
        </w:rPr>
        <w:t xml:space="preserve">also </w:t>
      </w:r>
      <w:r>
        <w:rPr>
          <w:bCs/>
        </w:rPr>
        <w:t xml:space="preserve">increases. </w:t>
      </w:r>
    </w:p>
    <w:p w14:paraId="34C624EF" w14:textId="77777777" w:rsidR="004C5BB9" w:rsidDel="009B573F" w:rsidRDefault="004C5BB9">
      <w:pPr>
        <w:spacing w:after="120" w:line="264" w:lineRule="auto"/>
        <w:contextualSpacing/>
        <w:rPr>
          <w:del w:id="510" w:author="William Ulrich" w:date="2018-11-24T13:35:00Z"/>
          <w:bCs/>
        </w:rPr>
        <w:pPrChange w:id="511" w:author="William Ulrich" w:date="2018-11-24T13:59:00Z">
          <w:pPr/>
        </w:pPrChange>
      </w:pPr>
    </w:p>
    <w:p w14:paraId="52BD8DC4" w14:textId="19E94EAF" w:rsidR="004C5BB9" w:rsidDel="006D3147" w:rsidRDefault="00042FD8">
      <w:pPr>
        <w:spacing w:after="120" w:line="264" w:lineRule="auto"/>
        <w:contextualSpacing/>
        <w:rPr>
          <w:del w:id="512" w:author="William Ulrich" w:date="2018-11-24T14:01:00Z"/>
          <w:bCs/>
        </w:rPr>
        <w:pPrChange w:id="513" w:author="William Ulrich" w:date="2018-11-24T13:59:00Z">
          <w:pPr/>
        </w:pPrChange>
      </w:pPr>
      <w:r>
        <w:rPr>
          <w:bCs/>
        </w:rPr>
        <w:t>At some point it becomes a futile effort because</w:t>
      </w:r>
      <w:r w:rsidR="004C5BB9">
        <w:rPr>
          <w:bCs/>
        </w:rPr>
        <w:t>:</w:t>
      </w:r>
    </w:p>
    <w:p w14:paraId="267C557C" w14:textId="77777777" w:rsidR="004C5BB9" w:rsidRDefault="004C5BB9">
      <w:pPr>
        <w:spacing w:after="120" w:line="264" w:lineRule="auto"/>
        <w:contextualSpacing/>
        <w:rPr>
          <w:bCs/>
        </w:rPr>
        <w:pPrChange w:id="514" w:author="William Ulrich" w:date="2018-11-24T13:59:00Z">
          <w:pPr/>
        </w:pPrChange>
      </w:pPr>
    </w:p>
    <w:p w14:paraId="4AED8C44" w14:textId="7D9465B0" w:rsidR="004C5BB9" w:rsidRPr="004C5BB9" w:rsidRDefault="009B573F">
      <w:pPr>
        <w:pStyle w:val="ListParagraph"/>
        <w:numPr>
          <w:ilvl w:val="0"/>
          <w:numId w:val="7"/>
        </w:numPr>
        <w:spacing w:after="120" w:line="264" w:lineRule="auto"/>
        <w:rPr>
          <w:bCs/>
        </w:rPr>
        <w:pPrChange w:id="515" w:author="William Ulrich" w:date="2018-11-24T13:59:00Z">
          <w:pPr>
            <w:pStyle w:val="ListParagraph"/>
            <w:numPr>
              <w:numId w:val="7"/>
            </w:numPr>
            <w:ind w:hanging="360"/>
          </w:pPr>
        </w:pPrChange>
      </w:pPr>
      <w:ins w:id="516" w:author="William Ulrich" w:date="2018-11-24T13:35:00Z">
        <w:r>
          <w:rPr>
            <w:bCs/>
          </w:rPr>
          <w:t>T</w:t>
        </w:r>
      </w:ins>
      <w:del w:id="517" w:author="William Ulrich" w:date="2018-11-24T13:35:00Z">
        <w:r w:rsidR="00042FD8" w:rsidRPr="004C5BB9" w:rsidDel="009B573F">
          <w:rPr>
            <w:bCs/>
          </w:rPr>
          <w:delText xml:space="preserve">there </w:delText>
        </w:r>
      </w:del>
      <w:ins w:id="518" w:author="William Ulrich" w:date="2018-11-24T13:35:00Z">
        <w:r w:rsidRPr="004C5BB9">
          <w:rPr>
            <w:bCs/>
          </w:rPr>
          <w:t xml:space="preserve">here </w:t>
        </w:r>
      </w:ins>
      <w:r w:rsidR="00042FD8" w:rsidRPr="004C5BB9">
        <w:rPr>
          <w:bCs/>
        </w:rPr>
        <w:t xml:space="preserve">is redundant data across the various </w:t>
      </w:r>
      <w:ins w:id="519" w:author="William Ulrich" w:date="2018-11-24T13:36:00Z">
        <w:r>
          <w:rPr>
            <w:bCs/>
          </w:rPr>
          <w:t xml:space="preserve">mappings </w:t>
        </w:r>
      </w:ins>
      <w:del w:id="520" w:author="William Ulrich" w:date="2018-11-24T13:36:00Z">
        <w:r w:rsidR="00042FD8" w:rsidRPr="004C5BB9" w:rsidDel="009B573F">
          <w:rPr>
            <w:bCs/>
          </w:rPr>
          <w:delText>documents</w:delText>
        </w:r>
        <w:r w:rsidR="004C5BB9" w:rsidRPr="004C5BB9" w:rsidDel="009B573F">
          <w:rPr>
            <w:bCs/>
          </w:rPr>
          <w:delText>;</w:delText>
        </w:r>
      </w:del>
    </w:p>
    <w:p w14:paraId="5E973F12" w14:textId="3F70EB89" w:rsidR="004C5BB9" w:rsidRPr="004C5BB9" w:rsidRDefault="00042FD8">
      <w:pPr>
        <w:pStyle w:val="ListParagraph"/>
        <w:numPr>
          <w:ilvl w:val="0"/>
          <w:numId w:val="7"/>
        </w:numPr>
        <w:spacing w:after="120" w:line="264" w:lineRule="auto"/>
        <w:rPr>
          <w:bCs/>
        </w:rPr>
        <w:pPrChange w:id="521" w:author="William Ulrich" w:date="2018-11-24T13:59:00Z">
          <w:pPr>
            <w:pStyle w:val="ListParagraph"/>
            <w:numPr>
              <w:numId w:val="7"/>
            </w:numPr>
            <w:ind w:hanging="360"/>
          </w:pPr>
        </w:pPrChange>
      </w:pPr>
      <w:del w:id="522" w:author="William Ulrich" w:date="2018-11-24T13:36:00Z">
        <w:r w:rsidRPr="004C5BB9" w:rsidDel="009B573F">
          <w:rPr>
            <w:bCs/>
          </w:rPr>
          <w:delText xml:space="preserve">people </w:delText>
        </w:r>
      </w:del>
      <w:ins w:id="523" w:author="William Ulrich" w:date="2018-11-24T13:36:00Z">
        <w:r w:rsidR="009B573F">
          <w:rPr>
            <w:bCs/>
          </w:rPr>
          <w:t>P</w:t>
        </w:r>
        <w:r w:rsidR="009B573F" w:rsidRPr="004C5BB9">
          <w:rPr>
            <w:bCs/>
          </w:rPr>
          <w:t xml:space="preserve">eople </w:t>
        </w:r>
      </w:ins>
      <w:del w:id="524" w:author="William Ulrich" w:date="2018-11-24T13:46:00Z">
        <w:r w:rsidR="00D31C0D" w:rsidRPr="004C5BB9" w:rsidDel="00391EEF">
          <w:rPr>
            <w:bCs/>
          </w:rPr>
          <w:delText xml:space="preserve">may </w:delText>
        </w:r>
      </w:del>
      <w:r w:rsidRPr="004C5BB9">
        <w:rPr>
          <w:bCs/>
        </w:rPr>
        <w:t xml:space="preserve">update them </w:t>
      </w:r>
      <w:r w:rsidR="00D31C0D" w:rsidRPr="004C5BB9">
        <w:rPr>
          <w:bCs/>
        </w:rPr>
        <w:t>inconsistently</w:t>
      </w:r>
      <w:ins w:id="525" w:author="William Ulrich" w:date="2018-11-24T13:36:00Z">
        <w:r w:rsidR="009B573F">
          <w:rPr>
            <w:bCs/>
          </w:rPr>
          <w:t xml:space="preserve"> or in an un</w:t>
        </w:r>
        <w:r w:rsidR="00391EEF">
          <w:rPr>
            <w:bCs/>
          </w:rPr>
          <w:t>coordinated manner</w:t>
        </w:r>
      </w:ins>
      <w:del w:id="526" w:author="William Ulrich" w:date="2018-11-24T13:36:00Z">
        <w:r w:rsidR="004C5BB9" w:rsidRPr="004C5BB9" w:rsidDel="009B573F">
          <w:rPr>
            <w:bCs/>
          </w:rPr>
          <w:delText>;</w:delText>
        </w:r>
      </w:del>
    </w:p>
    <w:p w14:paraId="3E8BF062" w14:textId="7D032CB8" w:rsidR="004C5BB9" w:rsidRDefault="00D31C0D">
      <w:pPr>
        <w:pStyle w:val="ListParagraph"/>
        <w:numPr>
          <w:ilvl w:val="0"/>
          <w:numId w:val="7"/>
        </w:numPr>
        <w:spacing w:after="120" w:line="264" w:lineRule="auto"/>
        <w:rPr>
          <w:ins w:id="527" w:author="William Ulrich" w:date="2018-11-24T13:46:00Z"/>
          <w:bCs/>
        </w:rPr>
        <w:pPrChange w:id="528" w:author="William Ulrich" w:date="2018-11-24T13:59:00Z">
          <w:pPr>
            <w:pStyle w:val="ListParagraph"/>
            <w:numPr>
              <w:numId w:val="7"/>
            </w:numPr>
            <w:ind w:hanging="360"/>
          </w:pPr>
        </w:pPrChange>
      </w:pPr>
      <w:del w:id="529" w:author="William Ulrich" w:date="2018-11-24T13:36:00Z">
        <w:r w:rsidRPr="004C5BB9" w:rsidDel="009B573F">
          <w:rPr>
            <w:bCs/>
          </w:rPr>
          <w:delText xml:space="preserve">there </w:delText>
        </w:r>
      </w:del>
      <w:ins w:id="530" w:author="William Ulrich" w:date="2018-11-24T13:36:00Z">
        <w:r w:rsidR="009B573F">
          <w:rPr>
            <w:bCs/>
          </w:rPr>
          <w:t>T</w:t>
        </w:r>
        <w:r w:rsidR="009B573F" w:rsidRPr="004C5BB9">
          <w:rPr>
            <w:bCs/>
          </w:rPr>
          <w:t xml:space="preserve">here </w:t>
        </w:r>
      </w:ins>
      <w:r w:rsidRPr="004C5BB9">
        <w:rPr>
          <w:bCs/>
        </w:rPr>
        <w:t>is no cross-validation</w:t>
      </w:r>
      <w:ins w:id="531" w:author="William Ulrich" w:date="2018-11-24T13:37:00Z">
        <w:r w:rsidR="00391EEF">
          <w:rPr>
            <w:bCs/>
          </w:rPr>
          <w:t>, synchronization,</w:t>
        </w:r>
      </w:ins>
      <w:r w:rsidRPr="004C5BB9">
        <w:rPr>
          <w:bCs/>
        </w:rPr>
        <w:t xml:space="preserve"> and consistent versioning</w:t>
      </w:r>
      <w:del w:id="532" w:author="William Ulrich" w:date="2018-11-24T13:36:00Z">
        <w:r w:rsidR="004C5BB9" w:rsidRPr="004C5BB9" w:rsidDel="009B573F">
          <w:rPr>
            <w:bCs/>
          </w:rPr>
          <w:delText>; and</w:delText>
        </w:r>
      </w:del>
    </w:p>
    <w:p w14:paraId="7DD7944A" w14:textId="28C72940" w:rsidR="00391EEF" w:rsidRPr="004C5BB9" w:rsidRDefault="00391EEF">
      <w:pPr>
        <w:pStyle w:val="ListParagraph"/>
        <w:numPr>
          <w:ilvl w:val="0"/>
          <w:numId w:val="7"/>
        </w:numPr>
        <w:spacing w:after="120" w:line="264" w:lineRule="auto"/>
        <w:rPr>
          <w:bCs/>
        </w:rPr>
        <w:pPrChange w:id="533" w:author="William Ulrich" w:date="2018-11-24T13:59:00Z">
          <w:pPr>
            <w:pStyle w:val="ListParagraph"/>
            <w:numPr>
              <w:numId w:val="7"/>
            </w:numPr>
            <w:ind w:hanging="360"/>
          </w:pPr>
        </w:pPrChange>
      </w:pPr>
      <w:ins w:id="534" w:author="William Ulrich" w:date="2018-11-24T13:46:00Z">
        <w:r>
          <w:rPr>
            <w:bCs/>
          </w:rPr>
          <w:t xml:space="preserve">The overall reliability </w:t>
        </w:r>
      </w:ins>
      <w:ins w:id="535" w:author="William Ulrich" w:date="2018-11-24T13:47:00Z">
        <w:r w:rsidR="00384C76">
          <w:rPr>
            <w:bCs/>
          </w:rPr>
          <w:t xml:space="preserve">and usefulness of the business architecture becomes suspect as it </w:t>
        </w:r>
      </w:ins>
      <w:ins w:id="536" w:author="William Ulrich" w:date="2018-11-24T13:48:00Z">
        <w:r w:rsidR="00384C76">
          <w:rPr>
            <w:bCs/>
          </w:rPr>
          <w:t xml:space="preserve">increases in size </w:t>
        </w:r>
      </w:ins>
    </w:p>
    <w:p w14:paraId="25FEECD0" w14:textId="42D7353F" w:rsidR="00042FD8" w:rsidRPr="004C5BB9" w:rsidRDefault="004C5BB9">
      <w:pPr>
        <w:pStyle w:val="ListParagraph"/>
        <w:numPr>
          <w:ilvl w:val="0"/>
          <w:numId w:val="7"/>
        </w:numPr>
        <w:spacing w:after="120" w:line="264" w:lineRule="auto"/>
        <w:rPr>
          <w:bCs/>
        </w:rPr>
        <w:pPrChange w:id="537" w:author="William Ulrich" w:date="2018-11-24T13:59:00Z">
          <w:pPr>
            <w:pStyle w:val="ListParagraph"/>
            <w:numPr>
              <w:numId w:val="7"/>
            </w:numPr>
            <w:ind w:hanging="360"/>
          </w:pPr>
        </w:pPrChange>
      </w:pPr>
      <w:del w:id="538" w:author="William Ulrich" w:date="2018-11-24T13:36:00Z">
        <w:r w:rsidRPr="004C5BB9" w:rsidDel="009B573F">
          <w:rPr>
            <w:bCs/>
          </w:rPr>
          <w:delText xml:space="preserve">it </w:delText>
        </w:r>
      </w:del>
      <w:ins w:id="539" w:author="William Ulrich" w:date="2018-11-24T13:36:00Z">
        <w:r w:rsidR="009B573F">
          <w:rPr>
            <w:bCs/>
          </w:rPr>
          <w:t>It</w:t>
        </w:r>
        <w:r w:rsidR="009B573F" w:rsidRPr="004C5BB9">
          <w:rPr>
            <w:bCs/>
          </w:rPr>
          <w:t xml:space="preserve"> </w:t>
        </w:r>
      </w:ins>
      <w:r w:rsidRPr="004C5BB9">
        <w:rPr>
          <w:bCs/>
        </w:rPr>
        <w:t xml:space="preserve">becomes increasingly difficult to coordinate releases to people </w:t>
      </w:r>
      <w:r w:rsidR="00D31C0D" w:rsidRPr="004C5BB9">
        <w:rPr>
          <w:bCs/>
        </w:rPr>
        <w:t>across the business</w:t>
      </w:r>
      <w:del w:id="540" w:author="William Ulrich" w:date="2018-11-24T13:36:00Z">
        <w:r w:rsidR="00D31C0D" w:rsidRPr="004C5BB9" w:rsidDel="009B573F">
          <w:rPr>
            <w:bCs/>
          </w:rPr>
          <w:delText>.</w:delText>
        </w:r>
      </w:del>
    </w:p>
    <w:p w14:paraId="7481ED11" w14:textId="0CD5661D" w:rsidR="00182118" w:rsidDel="006D3147" w:rsidRDefault="00182118">
      <w:pPr>
        <w:spacing w:after="120" w:line="264" w:lineRule="auto"/>
        <w:contextualSpacing/>
        <w:rPr>
          <w:del w:id="541" w:author="William Ulrich" w:date="2018-11-24T14:01:00Z"/>
          <w:bCs/>
        </w:rPr>
        <w:pPrChange w:id="542" w:author="William Ulrich" w:date="2018-11-24T13:59:00Z">
          <w:pPr/>
        </w:pPrChange>
      </w:pPr>
    </w:p>
    <w:p w14:paraId="07C9E53F" w14:textId="59C58B6A" w:rsidR="00736155" w:rsidDel="000968AC" w:rsidRDefault="000968AC">
      <w:pPr>
        <w:spacing w:after="120" w:line="264" w:lineRule="auto"/>
        <w:contextualSpacing/>
        <w:rPr>
          <w:del w:id="543" w:author="William Ulrich" w:date="2018-11-24T13:53:00Z"/>
          <w:bCs/>
        </w:rPr>
        <w:pPrChange w:id="544" w:author="William Ulrich" w:date="2018-11-24T13:59:00Z">
          <w:pPr/>
        </w:pPrChange>
      </w:pPr>
      <w:ins w:id="545" w:author="William Ulrich" w:date="2018-11-24T13:53:00Z">
        <w:r>
          <w:rPr>
            <w:bCs/>
          </w:rPr>
          <w:t>Essentially, for an organization to successfully mature a business ar</w:t>
        </w:r>
      </w:ins>
      <w:ins w:id="546" w:author="William Ulrich" w:date="2018-11-24T13:54:00Z">
        <w:r>
          <w:rPr>
            <w:bCs/>
          </w:rPr>
          <w:t>chitecture and its use</w:t>
        </w:r>
      </w:ins>
      <w:ins w:id="547" w:author="William Ulrich" w:date="2018-11-24T13:55:00Z">
        <w:r>
          <w:rPr>
            <w:bCs/>
          </w:rPr>
          <w:t xml:space="preserve"> on multiple scenarios and initiatives</w:t>
        </w:r>
      </w:ins>
      <w:ins w:id="548" w:author="William Ulrich" w:date="2018-11-24T13:54:00Z">
        <w:r>
          <w:rPr>
            <w:bCs/>
          </w:rPr>
          <w:t xml:space="preserve"> across a business ecosystem</w:t>
        </w:r>
      </w:ins>
      <w:ins w:id="549" w:author="William Ulrich" w:date="2018-11-24T13:55:00Z">
        <w:r>
          <w:rPr>
            <w:bCs/>
          </w:rPr>
          <w:t xml:space="preserve"> requires automation </w:t>
        </w:r>
      </w:ins>
      <w:ins w:id="550" w:author="William Ulrich" w:date="2018-11-24T13:56:00Z">
        <w:r>
          <w:rPr>
            <w:bCs/>
          </w:rPr>
          <w:t>that is based on a consistent perspective that aligns to industry best practices and principle. In o</w:t>
        </w:r>
      </w:ins>
      <w:ins w:id="551" w:author="William Ulrich" w:date="2018-11-24T13:57:00Z">
        <w:r>
          <w:rPr>
            <w:bCs/>
          </w:rPr>
          <w:t xml:space="preserve">ther words, </w:t>
        </w:r>
      </w:ins>
      <w:del w:id="552" w:author="William Ulrich" w:date="2018-11-24T13:53:00Z">
        <w:r w:rsidR="00736155" w:rsidDel="000968AC">
          <w:rPr>
            <w:bCs/>
          </w:rPr>
          <w:delText>Capturing, disseminating, extending. Piecemeal tools and approaches will not an organization to capture the various aspects of the content needed to support capabilities, value streams, stakeholders and other essential elements, so that they can be used to effectively model the business ecosystem.</w:delText>
        </w:r>
      </w:del>
    </w:p>
    <w:p w14:paraId="4D065A7A" w14:textId="4BD81F7D" w:rsidR="00736155" w:rsidDel="000968AC" w:rsidRDefault="00736155">
      <w:pPr>
        <w:spacing w:after="120" w:line="264" w:lineRule="auto"/>
        <w:contextualSpacing/>
        <w:rPr>
          <w:del w:id="553" w:author="William Ulrich" w:date="2018-11-24T13:57:00Z"/>
          <w:bCs/>
        </w:rPr>
        <w:pPrChange w:id="554" w:author="William Ulrich" w:date="2018-11-24T13:59:00Z">
          <w:pPr/>
        </w:pPrChange>
      </w:pPr>
    </w:p>
    <w:p w14:paraId="073625BC" w14:textId="5F5843EE" w:rsidR="00D31C0D" w:rsidDel="00EC4E2B" w:rsidRDefault="00D31C0D">
      <w:pPr>
        <w:spacing w:after="120" w:line="264" w:lineRule="auto"/>
        <w:contextualSpacing/>
        <w:rPr>
          <w:del w:id="555" w:author="William Ulrich" w:date="2018-11-24T13:58:00Z"/>
          <w:bCs/>
        </w:rPr>
        <w:pPrChange w:id="556" w:author="William Ulrich" w:date="2018-11-24T13:59:00Z">
          <w:pPr/>
        </w:pPrChange>
      </w:pPr>
      <w:del w:id="557" w:author="William Ulrich" w:date="2018-11-24T13:57:00Z">
        <w:r w:rsidDel="000968AC">
          <w:rPr>
            <w:bCs/>
          </w:rPr>
          <w:delText xml:space="preserve">In order to scale across </w:delText>
        </w:r>
        <w:r w:rsidR="00D87A37" w:rsidDel="000968AC">
          <w:rPr>
            <w:bCs/>
          </w:rPr>
          <w:delText xml:space="preserve">the </w:delText>
        </w:r>
        <w:r w:rsidDel="000968AC">
          <w:rPr>
            <w:bCs/>
          </w:rPr>
          <w:delText xml:space="preserve">business </w:delText>
        </w:r>
      </w:del>
      <w:r>
        <w:rPr>
          <w:bCs/>
        </w:rPr>
        <w:t xml:space="preserve">better tool </w:t>
      </w:r>
      <w:r>
        <w:rPr>
          <w:bCs/>
        </w:rPr>
        <w:lastRenderedPageBreak/>
        <w:t>support is needed</w:t>
      </w:r>
      <w:del w:id="558" w:author="William Ulrich" w:date="2018-11-24T13:57:00Z">
        <w:r w:rsidDel="000968AC">
          <w:rPr>
            <w:bCs/>
          </w:rPr>
          <w:delText>, yet one</w:delText>
        </w:r>
      </w:del>
      <w:r>
        <w:rPr>
          <w:bCs/>
        </w:rPr>
        <w:t xml:space="preserve"> that </w:t>
      </w:r>
      <w:r w:rsidR="00182118">
        <w:rPr>
          <w:bCs/>
        </w:rPr>
        <w:t>adheres</w:t>
      </w:r>
      <w:r>
        <w:rPr>
          <w:bCs/>
        </w:rPr>
        <w:t xml:space="preserve"> to an approach that is based on</w:t>
      </w:r>
      <w:ins w:id="559" w:author="William Ulrich" w:date="2018-11-24T13:57:00Z">
        <w:r w:rsidR="00254908">
          <w:rPr>
            <w:bCs/>
          </w:rPr>
          <w:t xml:space="preserve"> the</w:t>
        </w:r>
      </w:ins>
      <w:r>
        <w:rPr>
          <w:bCs/>
        </w:rPr>
        <w:t xml:space="preserve"> principled </w:t>
      </w:r>
      <w:del w:id="560" w:author="William Ulrich" w:date="2018-11-24T13:57:00Z">
        <w:r w:rsidDel="00254908">
          <w:rPr>
            <w:bCs/>
          </w:rPr>
          <w:delText>Business Architecture concepts</w:delText>
        </w:r>
      </w:del>
      <w:ins w:id="561" w:author="William Ulrich" w:date="2018-11-24T13:57:00Z">
        <w:r w:rsidR="00254908">
          <w:rPr>
            <w:bCs/>
          </w:rPr>
          <w:t xml:space="preserve">approach outlined in </w:t>
        </w:r>
      </w:ins>
      <w:ins w:id="562" w:author="William Ulrich" w:date="2018-11-24T13:58:00Z">
        <w:r w:rsidR="00254908">
          <w:rPr>
            <w:bCs/>
          </w:rPr>
          <w:t>the BIZBOK® Guide</w:t>
        </w:r>
      </w:ins>
      <w:r>
        <w:rPr>
          <w:bCs/>
        </w:rPr>
        <w:t>.</w:t>
      </w:r>
    </w:p>
    <w:p w14:paraId="7CF2B878" w14:textId="5832ED48" w:rsidR="00A00956" w:rsidDel="00254908" w:rsidRDefault="00A00956">
      <w:pPr>
        <w:spacing w:after="120" w:line="264" w:lineRule="auto"/>
        <w:contextualSpacing/>
        <w:rPr>
          <w:del w:id="563" w:author="William Ulrich" w:date="2018-11-24T13:58:00Z"/>
          <w:bCs/>
        </w:rPr>
        <w:pPrChange w:id="564" w:author="William Ulrich" w:date="2018-11-24T13:59:00Z">
          <w:pPr/>
        </w:pPrChange>
      </w:pPr>
    </w:p>
    <w:p w14:paraId="1EE86117" w14:textId="2320DB18" w:rsidR="00A00956" w:rsidRPr="00AB31E6" w:rsidDel="00254908" w:rsidRDefault="00A00956">
      <w:pPr>
        <w:pStyle w:val="ListParagraph"/>
        <w:numPr>
          <w:ilvl w:val="0"/>
          <w:numId w:val="4"/>
        </w:numPr>
        <w:spacing w:after="120" w:line="264" w:lineRule="auto"/>
        <w:rPr>
          <w:del w:id="565" w:author="William Ulrich" w:date="2018-11-24T13:58:00Z"/>
          <w:bCs/>
        </w:rPr>
        <w:pPrChange w:id="566" w:author="William Ulrich" w:date="2018-11-24T13:59:00Z">
          <w:pPr>
            <w:pStyle w:val="ListParagraph"/>
            <w:numPr>
              <w:numId w:val="4"/>
            </w:numPr>
            <w:ind w:hanging="360"/>
          </w:pPr>
        </w:pPrChange>
      </w:pPr>
      <w:del w:id="567" w:author="William Ulrich" w:date="2018-11-24T13:58:00Z">
        <w:r w:rsidRPr="00AB31E6" w:rsidDel="00254908">
          <w:rPr>
            <w:bCs/>
          </w:rPr>
          <w:delText xml:space="preserve">Faster to capture and communicate. </w:delText>
        </w:r>
      </w:del>
    </w:p>
    <w:p w14:paraId="7E6D95D0" w14:textId="21FB0B45" w:rsidR="00A00956" w:rsidDel="00254908" w:rsidRDefault="003170D6">
      <w:pPr>
        <w:pStyle w:val="ListParagraph"/>
        <w:numPr>
          <w:ilvl w:val="0"/>
          <w:numId w:val="4"/>
        </w:numPr>
        <w:spacing w:after="120" w:line="264" w:lineRule="auto"/>
        <w:rPr>
          <w:del w:id="568" w:author="William Ulrich" w:date="2018-11-24T13:58:00Z"/>
          <w:bCs/>
        </w:rPr>
        <w:pPrChange w:id="569" w:author="William Ulrich" w:date="2018-11-24T13:59:00Z">
          <w:pPr>
            <w:pStyle w:val="ListParagraph"/>
            <w:numPr>
              <w:numId w:val="4"/>
            </w:numPr>
            <w:ind w:hanging="360"/>
          </w:pPr>
        </w:pPrChange>
      </w:pPr>
      <w:del w:id="570" w:author="William Ulrich" w:date="2018-11-24T13:58:00Z">
        <w:r w:rsidDel="00254908">
          <w:rPr>
            <w:bCs/>
          </w:rPr>
          <w:delText>I</w:delText>
        </w:r>
        <w:r w:rsidR="00A00956" w:rsidRPr="00A00956" w:rsidDel="00254908">
          <w:rPr>
            <w:bCs/>
          </w:rPr>
          <w:delText xml:space="preserve">nterchange </w:delText>
        </w:r>
        <w:r w:rsidDel="00254908">
          <w:rPr>
            <w:bCs/>
          </w:rPr>
          <w:delText xml:space="preserve">of </w:delText>
        </w:r>
        <w:r w:rsidR="00A00956" w:rsidRPr="00A00956" w:rsidDel="00254908">
          <w:rPr>
            <w:bCs/>
          </w:rPr>
          <w:delText>content.</w:delText>
        </w:r>
      </w:del>
    </w:p>
    <w:p w14:paraId="2041CBA7" w14:textId="1A47D360" w:rsidR="00A00956" w:rsidRPr="00A00956" w:rsidDel="00254908" w:rsidRDefault="00A00956">
      <w:pPr>
        <w:pStyle w:val="ListParagraph"/>
        <w:numPr>
          <w:ilvl w:val="0"/>
          <w:numId w:val="4"/>
        </w:numPr>
        <w:spacing w:after="120" w:line="264" w:lineRule="auto"/>
        <w:rPr>
          <w:del w:id="571" w:author="William Ulrich" w:date="2018-11-24T13:58:00Z"/>
          <w:bCs/>
        </w:rPr>
        <w:pPrChange w:id="572" w:author="William Ulrich" w:date="2018-11-24T13:59:00Z">
          <w:pPr>
            <w:pStyle w:val="ListParagraph"/>
            <w:numPr>
              <w:numId w:val="4"/>
            </w:numPr>
            <w:ind w:hanging="360"/>
          </w:pPr>
        </w:pPrChange>
      </w:pPr>
      <w:del w:id="573" w:author="William Ulrich" w:date="2018-11-24T13:58:00Z">
        <w:r w:rsidRPr="00A00956" w:rsidDel="00254908">
          <w:rPr>
            <w:bCs/>
          </w:rPr>
          <w:delText>Reference to Bizbok tool selection guide?</w:delText>
        </w:r>
      </w:del>
    </w:p>
    <w:p w14:paraId="15E3147C" w14:textId="189D4550" w:rsidR="00D31C0D" w:rsidRDefault="00D31C0D">
      <w:pPr>
        <w:spacing w:after="120" w:line="264" w:lineRule="auto"/>
        <w:contextualSpacing/>
        <w:rPr>
          <w:bCs/>
        </w:rPr>
        <w:pPrChange w:id="574" w:author="William Ulrich" w:date="2018-11-24T13:59:00Z">
          <w:pPr/>
        </w:pPrChange>
      </w:pPr>
    </w:p>
    <w:p w14:paraId="3201568D" w14:textId="35645030" w:rsidR="00602B53" w:rsidDel="00EC4E2B" w:rsidRDefault="0035799F">
      <w:pPr>
        <w:pStyle w:val="Heading2"/>
        <w:spacing w:before="0" w:after="120" w:line="264" w:lineRule="auto"/>
        <w:contextualSpacing/>
        <w:rPr>
          <w:del w:id="575" w:author="William Ulrich" w:date="2018-11-24T13:58:00Z"/>
        </w:rPr>
        <w:pPrChange w:id="576" w:author="William Ulrich" w:date="2018-11-24T13:59:00Z">
          <w:pPr>
            <w:pStyle w:val="Heading2"/>
          </w:pPr>
        </w:pPrChange>
      </w:pPr>
      <w:del w:id="577" w:author="William Ulrich" w:date="2018-11-24T13:58:00Z">
        <w:r w:rsidDel="00EC4E2B">
          <w:delText>Accelerating Adoption</w:delText>
        </w:r>
      </w:del>
    </w:p>
    <w:p w14:paraId="13E14076" w14:textId="4F7E65C2" w:rsidR="00B46D77" w:rsidDel="00EC4E2B" w:rsidRDefault="00DE26E6">
      <w:pPr>
        <w:spacing w:after="120" w:line="264" w:lineRule="auto"/>
        <w:contextualSpacing/>
        <w:rPr>
          <w:del w:id="578" w:author="William Ulrich" w:date="2018-11-24T13:58:00Z"/>
        </w:rPr>
        <w:pPrChange w:id="579" w:author="William Ulrich" w:date="2018-11-24T13:59:00Z">
          <w:pPr/>
        </w:pPrChange>
      </w:pPr>
      <w:del w:id="580" w:author="William Ulrich" w:date="2018-11-24T13:58:00Z">
        <w:r w:rsidDel="00EC4E2B">
          <w:delText xml:space="preserve">Understanding how to perform this consistently and with a sufficient scope is important to accelerate adoption and resulting benefits. </w:delText>
        </w:r>
        <w:r w:rsidR="00B46D77" w:rsidDel="00EC4E2B">
          <w:delText xml:space="preserve">Tools are </w:delText>
        </w:r>
        <w:r w:rsidDel="00EC4E2B">
          <w:delText xml:space="preserve">one aspect of this. </w:delText>
        </w:r>
        <w:r w:rsidR="00B46D77" w:rsidDel="00EC4E2B">
          <w:delText xml:space="preserve">Having clear examples </w:delText>
        </w:r>
        <w:r w:rsidDel="00EC4E2B">
          <w:delText xml:space="preserve">of an industry, as well as having application of principles </w:delText>
        </w:r>
        <w:r w:rsidR="00B46D77" w:rsidDel="00EC4E2B">
          <w:delText>is also important.</w:delText>
        </w:r>
      </w:del>
    </w:p>
    <w:p w14:paraId="245C6E40" w14:textId="3F1292D3" w:rsidR="00B46D77" w:rsidDel="00EC4E2B" w:rsidRDefault="00B46D77">
      <w:pPr>
        <w:spacing w:after="120" w:line="264" w:lineRule="auto"/>
        <w:contextualSpacing/>
        <w:rPr>
          <w:del w:id="581" w:author="William Ulrich" w:date="2018-11-24T13:58:00Z"/>
        </w:rPr>
        <w:pPrChange w:id="582" w:author="William Ulrich" w:date="2018-11-24T13:59:00Z">
          <w:pPr/>
        </w:pPrChange>
      </w:pPr>
    </w:p>
    <w:p w14:paraId="246F0C2C" w14:textId="3F83F5C7" w:rsidR="0035799F" w:rsidDel="00EC4E2B" w:rsidRDefault="0035799F">
      <w:pPr>
        <w:spacing w:after="120" w:line="264" w:lineRule="auto"/>
        <w:contextualSpacing/>
        <w:rPr>
          <w:del w:id="583" w:author="William Ulrich" w:date="2018-11-24T13:58:00Z"/>
        </w:rPr>
        <w:pPrChange w:id="584" w:author="William Ulrich" w:date="2018-11-24T13:59:00Z">
          <w:pPr/>
        </w:pPrChange>
      </w:pPr>
      <w:del w:id="585" w:author="William Ulrich" w:date="2018-11-24T13:58:00Z">
        <w:r w:rsidDel="00EC4E2B">
          <w:delText>Reference models:</w:delText>
        </w:r>
      </w:del>
    </w:p>
    <w:p w14:paraId="41C19F09" w14:textId="4478B9CC" w:rsidR="0035799F" w:rsidDel="00EC4E2B" w:rsidRDefault="0035799F">
      <w:pPr>
        <w:spacing w:after="120" w:line="264" w:lineRule="auto"/>
        <w:contextualSpacing/>
        <w:rPr>
          <w:del w:id="586" w:author="William Ulrich" w:date="2018-11-24T13:58:00Z"/>
        </w:rPr>
        <w:pPrChange w:id="587" w:author="William Ulrich" w:date="2018-11-24T13:59:00Z">
          <w:pPr/>
        </w:pPrChange>
      </w:pPr>
    </w:p>
    <w:p w14:paraId="2657C198" w14:textId="6C321F88" w:rsidR="00AB31E6" w:rsidDel="00EC4E2B" w:rsidRDefault="00AB31E6">
      <w:pPr>
        <w:pStyle w:val="ListParagraph"/>
        <w:numPr>
          <w:ilvl w:val="0"/>
          <w:numId w:val="5"/>
        </w:numPr>
        <w:spacing w:after="120" w:line="264" w:lineRule="auto"/>
        <w:rPr>
          <w:del w:id="588" w:author="William Ulrich" w:date="2018-11-24T13:58:00Z"/>
        </w:rPr>
        <w:pPrChange w:id="589" w:author="William Ulrich" w:date="2018-11-24T13:59:00Z">
          <w:pPr>
            <w:pStyle w:val="ListParagraph"/>
            <w:numPr>
              <w:numId w:val="5"/>
            </w:numPr>
            <w:ind w:hanging="360"/>
          </w:pPr>
        </w:pPrChange>
      </w:pPr>
      <w:del w:id="590" w:author="William Ulrich" w:date="2018-11-24T13:58:00Z">
        <w:r w:rsidDel="00EC4E2B">
          <w:delText xml:space="preserve">Can fast track an organization capturing their own business architecture. </w:delText>
        </w:r>
      </w:del>
    </w:p>
    <w:p w14:paraId="7682DF77" w14:textId="0027F63B" w:rsidR="00AB31E6" w:rsidDel="00EC4E2B" w:rsidRDefault="00DE26E6">
      <w:pPr>
        <w:pStyle w:val="ListParagraph"/>
        <w:numPr>
          <w:ilvl w:val="0"/>
          <w:numId w:val="5"/>
        </w:numPr>
        <w:spacing w:after="120" w:line="264" w:lineRule="auto"/>
        <w:rPr>
          <w:del w:id="591" w:author="William Ulrich" w:date="2018-11-24T13:58:00Z"/>
        </w:rPr>
        <w:pPrChange w:id="592" w:author="William Ulrich" w:date="2018-11-24T13:59:00Z">
          <w:pPr>
            <w:pStyle w:val="ListParagraph"/>
            <w:numPr>
              <w:numId w:val="5"/>
            </w:numPr>
            <w:ind w:hanging="360"/>
          </w:pPr>
        </w:pPrChange>
      </w:pPr>
      <w:del w:id="593" w:author="William Ulrich" w:date="2018-11-24T13:58:00Z">
        <w:r w:rsidDel="00EC4E2B">
          <w:delText xml:space="preserve">Embody </w:delText>
        </w:r>
        <w:r w:rsidR="00AB31E6" w:rsidDel="00EC4E2B">
          <w:delText>a principled approach</w:delText>
        </w:r>
        <w:r w:rsidR="00E71E2B" w:rsidDel="00EC4E2B">
          <w:delText xml:space="preserve"> and serve as a</w:delText>
        </w:r>
        <w:r w:rsidR="00AA76AB" w:rsidDel="00EC4E2B">
          <w:delText xml:space="preserve"> good</w:delText>
        </w:r>
        <w:r w:rsidR="00E71E2B" w:rsidDel="00EC4E2B">
          <w:delText xml:space="preserve"> example</w:delText>
        </w:r>
        <w:r w:rsidR="00AB31E6" w:rsidDel="00EC4E2B">
          <w:delText>.</w:delText>
        </w:r>
      </w:del>
    </w:p>
    <w:p w14:paraId="6478D1F2" w14:textId="76079E1D" w:rsidR="00D31C0D" w:rsidRPr="00A00956" w:rsidDel="00EC4E2B" w:rsidRDefault="00D31C0D">
      <w:pPr>
        <w:pStyle w:val="ListParagraph"/>
        <w:numPr>
          <w:ilvl w:val="0"/>
          <w:numId w:val="5"/>
        </w:numPr>
        <w:spacing w:after="120" w:line="264" w:lineRule="auto"/>
        <w:rPr>
          <w:del w:id="594" w:author="William Ulrich" w:date="2018-11-24T13:58:00Z"/>
          <w:bCs/>
        </w:rPr>
        <w:pPrChange w:id="595" w:author="William Ulrich" w:date="2018-11-24T13:59:00Z">
          <w:pPr>
            <w:pStyle w:val="ListParagraph"/>
            <w:numPr>
              <w:numId w:val="5"/>
            </w:numPr>
            <w:ind w:hanging="360"/>
          </w:pPr>
        </w:pPrChange>
      </w:pPr>
      <w:del w:id="596" w:author="William Ulrich" w:date="2018-11-24T13:58:00Z">
        <w:r w:rsidRPr="00A00956" w:rsidDel="00EC4E2B">
          <w:rPr>
            <w:bCs/>
          </w:rPr>
          <w:delText>Capturing an</w:delText>
        </w:r>
        <w:r w:rsidR="00F67585" w:rsidRPr="00A00956" w:rsidDel="00EC4E2B">
          <w:rPr>
            <w:bCs/>
          </w:rPr>
          <w:delText>d</w:delText>
        </w:r>
        <w:r w:rsidRPr="00A00956" w:rsidDel="00EC4E2B">
          <w:rPr>
            <w:bCs/>
          </w:rPr>
          <w:delText xml:space="preserve"> presenting concepts consistently requires consistent definitions of concepts and rules as to how they can be captured and presented.</w:delText>
        </w:r>
      </w:del>
    </w:p>
    <w:p w14:paraId="583B2D5F" w14:textId="31ED8169" w:rsidR="00602B53" w:rsidRPr="00A00956" w:rsidDel="00EC4E2B" w:rsidRDefault="00602B53">
      <w:pPr>
        <w:pStyle w:val="ListParagraph"/>
        <w:numPr>
          <w:ilvl w:val="0"/>
          <w:numId w:val="5"/>
        </w:numPr>
        <w:spacing w:after="120" w:line="264" w:lineRule="auto"/>
        <w:rPr>
          <w:del w:id="597" w:author="William Ulrich" w:date="2018-11-24T13:58:00Z"/>
          <w:bCs/>
        </w:rPr>
        <w:pPrChange w:id="598" w:author="William Ulrich" w:date="2018-11-24T13:59:00Z">
          <w:pPr>
            <w:pStyle w:val="ListParagraph"/>
            <w:numPr>
              <w:numId w:val="5"/>
            </w:numPr>
            <w:ind w:hanging="360"/>
          </w:pPr>
        </w:pPrChange>
      </w:pPr>
      <w:del w:id="599" w:author="William Ulrich" w:date="2018-11-24T13:58:00Z">
        <w:r w:rsidRPr="00A00956" w:rsidDel="00EC4E2B">
          <w:rPr>
            <w:bCs/>
          </w:rPr>
          <w:delText>Doesn’t mean all details need to be captures from an Enterprise Architecture – the Business Architecture concepts are the bridge for this.</w:delText>
        </w:r>
      </w:del>
    </w:p>
    <w:p w14:paraId="6DE022E2" w14:textId="7F8A62B8" w:rsidR="0035799F" w:rsidDel="00EC4E2B" w:rsidRDefault="0035799F">
      <w:pPr>
        <w:spacing w:after="120" w:line="264" w:lineRule="auto"/>
        <w:contextualSpacing/>
        <w:rPr>
          <w:del w:id="600" w:author="William Ulrich" w:date="2018-11-24T13:58:00Z"/>
          <w:bCs/>
        </w:rPr>
        <w:pPrChange w:id="601" w:author="William Ulrich" w:date="2018-11-24T13:59:00Z">
          <w:pPr/>
        </w:pPrChange>
      </w:pPr>
    </w:p>
    <w:p w14:paraId="77AC76DD" w14:textId="55A09EA1" w:rsidR="00AB31E6" w:rsidRDefault="00AB31E6">
      <w:pPr>
        <w:pStyle w:val="Heading2"/>
        <w:spacing w:before="0" w:after="120" w:line="264" w:lineRule="auto"/>
        <w:contextualSpacing/>
        <w:pPrChange w:id="602" w:author="William Ulrich" w:date="2018-11-24T13:59:00Z">
          <w:pPr>
            <w:pStyle w:val="Heading2"/>
          </w:pPr>
        </w:pPrChange>
      </w:pPr>
      <w:r>
        <w:t xml:space="preserve">Business Architecture </w:t>
      </w:r>
      <w:del w:id="603" w:author="wmmulrich" w:date="2018-11-24T11:04:00Z">
        <w:r w:rsidDel="00A333AA">
          <w:delText xml:space="preserve">Common </w:delText>
        </w:r>
      </w:del>
      <w:ins w:id="604" w:author="wmmulrich" w:date="2018-11-24T11:04:00Z">
        <w:r w:rsidR="00A333AA">
          <w:t xml:space="preserve">Core </w:t>
        </w:r>
      </w:ins>
      <w:r>
        <w:t>Metamodel</w:t>
      </w:r>
    </w:p>
    <w:p w14:paraId="73042427" w14:textId="42CE333A" w:rsidR="00032D3D" w:rsidDel="00F97EE4" w:rsidRDefault="00032D3D">
      <w:pPr>
        <w:spacing w:after="120" w:line="264" w:lineRule="auto"/>
        <w:contextualSpacing/>
        <w:rPr>
          <w:del w:id="605" w:author="William Ulrich" w:date="2018-11-24T14:05:00Z"/>
        </w:rPr>
        <w:pPrChange w:id="606" w:author="William Ulrich" w:date="2018-11-24T13:59:00Z">
          <w:pPr/>
        </w:pPrChange>
      </w:pPr>
      <w:del w:id="607" w:author="William Ulrich" w:date="2018-11-24T15:07:00Z">
        <w:r w:rsidDel="00B82758">
          <w:delText>Optimising</w:delText>
        </w:r>
      </w:del>
      <w:ins w:id="608" w:author="William Ulrich" w:date="2018-11-24T15:07:00Z">
        <w:r w:rsidR="00B82758">
          <w:t>Optimizing</w:t>
        </w:r>
      </w:ins>
      <w:del w:id="609" w:author="William Ulrich" w:date="2018-11-24T14:02:00Z">
        <w:r w:rsidDel="00F97EE4">
          <w:delText xml:space="preserve"> value from</w:delText>
        </w:r>
      </w:del>
      <w:r>
        <w:t xml:space="preserve"> business architecture</w:t>
      </w:r>
      <w:ins w:id="610" w:author="William Ulrich" w:date="2018-11-24T14:02:00Z">
        <w:r w:rsidR="00F97EE4">
          <w:t>’s value proposition</w:t>
        </w:r>
      </w:ins>
      <w:del w:id="611" w:author="William Ulrich" w:date="2018-11-24T14:02:00Z">
        <w:r w:rsidDel="00F97EE4">
          <w:delText>, its practitioners and the wider audience</w:delText>
        </w:r>
      </w:del>
      <w:r>
        <w:t xml:space="preserve"> requires a consistent representative </w:t>
      </w:r>
      <w:ins w:id="612" w:author="William Ulrich" w:date="2018-11-24T14:02:00Z">
        <w:r w:rsidR="00F97EE4">
          <w:t>perspective</w:t>
        </w:r>
      </w:ins>
      <w:del w:id="613" w:author="William Ulrich" w:date="2018-11-24T14:04:00Z">
        <w:r w:rsidDel="00F97EE4">
          <w:delText>model</w:delText>
        </w:r>
      </w:del>
      <w:r>
        <w:t xml:space="preserve">. </w:t>
      </w:r>
      <w:ins w:id="614" w:author="William Ulrich" w:date="2018-11-24T14:03:00Z">
        <w:r w:rsidR="00F97EE4">
          <w:t xml:space="preserve">The </w:t>
        </w:r>
      </w:ins>
      <w:del w:id="615" w:author="wmmulrich" w:date="2018-11-24T11:04:00Z">
        <w:r w:rsidDel="00A333AA">
          <w:delText>The Business Architecture Core Metamodel (</w:delText>
        </w:r>
      </w:del>
      <w:r>
        <w:t>BACM</w:t>
      </w:r>
      <w:del w:id="616" w:author="wmmulrich" w:date="2018-11-24T11:04:00Z">
        <w:r w:rsidDel="00A333AA">
          <w:delText>)</w:delText>
        </w:r>
      </w:del>
      <w:r>
        <w:t xml:space="preserve"> establishes a </w:t>
      </w:r>
      <w:r w:rsidR="00946982">
        <w:t xml:space="preserve">way to formalize the concepts embodied in the </w:t>
      </w:r>
      <w:del w:id="617" w:author="William Ulrich" w:date="2018-11-24T14:04:00Z">
        <w:r w:rsidR="00946982" w:rsidDel="00F97EE4">
          <w:delText xml:space="preserve">methodology </w:delText>
        </w:r>
      </w:del>
      <w:ins w:id="618" w:author="William Ulrich" w:date="2018-11-24T14:04:00Z">
        <w:r w:rsidR="00F97EE4">
          <w:t xml:space="preserve">global body of practice </w:t>
        </w:r>
      </w:ins>
      <w:r w:rsidR="00946982">
        <w:t>by way of a “</w:t>
      </w:r>
      <w:r>
        <w:t>metamodel</w:t>
      </w:r>
      <w:r w:rsidR="00946982">
        <w:t xml:space="preserve">”. </w:t>
      </w:r>
      <w:del w:id="619" w:author="William Ulrich" w:date="2018-11-24T14:04:00Z">
        <w:r w:rsidR="00946982" w:rsidDel="00F97EE4">
          <w:delText>This facilitates</w:delText>
        </w:r>
      </w:del>
      <w:ins w:id="620" w:author="William Ulrich" w:date="2018-11-24T14:04:00Z">
        <w:r w:rsidR="00F97EE4">
          <w:t>The metamodel is the underlying technical foundation for</w:t>
        </w:r>
      </w:ins>
      <w:r w:rsidR="00946982">
        <w:t xml:space="preserve"> </w:t>
      </w:r>
      <w:del w:id="621" w:author="William Ulrich" w:date="2018-11-24T14:04:00Z">
        <w:r w:rsidR="00946982" w:rsidDel="00F97EE4">
          <w:delText xml:space="preserve">the </w:delText>
        </w:r>
        <w:r w:rsidDel="00F97EE4">
          <w:delText>represent</w:delText>
        </w:r>
        <w:r w:rsidR="00946982" w:rsidDel="00F97EE4">
          <w:delText>ation of</w:delText>
        </w:r>
      </w:del>
      <w:ins w:id="622" w:author="William Ulrich" w:date="2018-11-24T14:04:00Z">
        <w:r w:rsidR="00F97EE4">
          <w:t>representing</w:t>
        </w:r>
      </w:ins>
      <w:r>
        <w:t xml:space="preserve"> </w:t>
      </w:r>
      <w:del w:id="623" w:author="William Ulrich" w:date="2018-11-24T14:05:00Z">
        <w:r w:rsidDel="00F97EE4">
          <w:delText xml:space="preserve">what a business does, how it delivers stakeholder value, the information it uses, and its overall structure. </w:delText>
        </w:r>
      </w:del>
    </w:p>
    <w:p w14:paraId="00EBE7BB" w14:textId="43E5464D" w:rsidR="00032D3D" w:rsidDel="00F97EE4" w:rsidRDefault="00032D3D">
      <w:pPr>
        <w:spacing w:after="120" w:line="264" w:lineRule="auto"/>
        <w:contextualSpacing/>
        <w:rPr>
          <w:del w:id="624" w:author="William Ulrich" w:date="2018-11-24T14:05:00Z"/>
        </w:rPr>
        <w:pPrChange w:id="625" w:author="William Ulrich" w:date="2018-11-24T13:59:00Z">
          <w:pPr/>
        </w:pPrChange>
      </w:pPr>
    </w:p>
    <w:p w14:paraId="75259246" w14:textId="09082D75" w:rsidR="00032D3D" w:rsidRDefault="00032D3D">
      <w:pPr>
        <w:spacing w:after="120" w:line="264" w:lineRule="auto"/>
        <w:contextualSpacing/>
        <w:pPrChange w:id="626" w:author="William Ulrich" w:date="2018-11-24T14:05:00Z">
          <w:pPr/>
        </w:pPrChange>
      </w:pPr>
      <w:del w:id="627" w:author="William Ulrich" w:date="2018-11-24T14:05:00Z">
        <w:r w:rsidDel="00F97EE4">
          <w:delText xml:space="preserve">The </w:delText>
        </w:r>
        <w:r w:rsidR="00807869" w:rsidDel="00F97EE4">
          <w:delText xml:space="preserve">concepts </w:delText>
        </w:r>
        <w:r w:rsidDel="00F97EE4">
          <w:delText>represent business strategy, policy, stakeholder engagement, product, and initiative perspectives and how these perspectives align with what the business does, value delivery, information, and business structure</w:delText>
        </w:r>
      </w:del>
      <w:ins w:id="628" w:author="William Ulrich" w:date="2018-11-24T14:05:00Z">
        <w:r w:rsidR="00F97EE4">
          <w:t>the business architecture as defined by the aforementioned domain structure and overall framework</w:t>
        </w:r>
      </w:ins>
      <w:r>
        <w:t>.</w:t>
      </w:r>
      <w:ins w:id="629" w:author="wmmulrich" w:date="2018-11-24T11:09:00Z">
        <w:r w:rsidR="006B063A">
          <w:t xml:space="preserve"> Figure 2 depicts a high</w:t>
        </w:r>
      </w:ins>
      <w:ins w:id="630" w:author="wmmulrich" w:date="2018-11-24T11:10:00Z">
        <w:r w:rsidR="006B063A">
          <w:t>-</w:t>
        </w:r>
      </w:ins>
      <w:ins w:id="631" w:author="wmmulrich" w:date="2018-11-24T11:09:00Z">
        <w:r w:rsidR="006B063A">
          <w:t xml:space="preserve">level view of </w:t>
        </w:r>
      </w:ins>
      <w:ins w:id="632" w:author="wmmulrich" w:date="2018-11-24T11:10:00Z">
        <w:r w:rsidR="006B063A">
          <w:t xml:space="preserve">the business architecture metamodel underlying the </w:t>
        </w:r>
        <w:del w:id="633" w:author="William Ulrich" w:date="2018-11-24T14:05:00Z">
          <w:r w:rsidR="006B063A" w:rsidDel="00F97EE4">
            <w:delText>af</w:delText>
          </w:r>
        </w:del>
      </w:ins>
      <w:ins w:id="634" w:author="wmmulrich" w:date="2018-11-24T11:11:00Z">
        <w:del w:id="635" w:author="William Ulrich" w:date="2018-11-24T14:05:00Z">
          <w:r w:rsidR="006B063A" w:rsidDel="00F97EE4">
            <w:delText xml:space="preserve">orementioned </w:delText>
          </w:r>
        </w:del>
      </w:ins>
      <w:ins w:id="636" w:author="wmmulrich" w:date="2018-11-24T11:10:00Z">
        <w:r w:rsidR="006B063A">
          <w:t>business architecture domains</w:t>
        </w:r>
      </w:ins>
      <w:ins w:id="637" w:author="William Ulrich" w:date="2018-11-24T14:06:00Z">
        <w:r w:rsidR="00F97EE4">
          <w:t xml:space="preserve"> and body of practice</w:t>
        </w:r>
      </w:ins>
      <w:ins w:id="638" w:author="wmmulrich" w:date="2018-11-24T11:10:00Z">
        <w:r w:rsidR="006B063A">
          <w:t xml:space="preserve">. </w:t>
        </w:r>
      </w:ins>
    </w:p>
    <w:p w14:paraId="138B1A51" w14:textId="02896D76" w:rsidR="00032D3D" w:rsidRDefault="00032D3D">
      <w:pPr>
        <w:spacing w:after="120" w:line="264" w:lineRule="auto"/>
        <w:contextualSpacing/>
        <w:rPr>
          <w:ins w:id="639" w:author="wmmulrich" w:date="2018-11-24T11:11:00Z"/>
        </w:rPr>
        <w:pPrChange w:id="640" w:author="William Ulrich" w:date="2018-11-24T13:59:00Z">
          <w:pPr/>
        </w:pPrChange>
      </w:pPr>
    </w:p>
    <w:p w14:paraId="6D38FBA4" w14:textId="009D2433" w:rsidR="006B063A" w:rsidRDefault="006B063A">
      <w:pPr>
        <w:spacing w:after="120" w:line="264" w:lineRule="auto"/>
        <w:contextualSpacing/>
        <w:rPr>
          <w:ins w:id="641" w:author="wmmulrich" w:date="2018-11-24T11:12:00Z"/>
        </w:rPr>
        <w:pPrChange w:id="642" w:author="William Ulrich" w:date="2018-11-24T13:59:00Z">
          <w:pPr/>
        </w:pPrChange>
      </w:pPr>
      <w:bookmarkStart w:id="643" w:name="_GoBack"/>
      <w:ins w:id="644" w:author="wmmulrich" w:date="2018-11-24T11:11:00Z">
        <w:r w:rsidRPr="00DD764E">
          <w:rPr>
            <w:noProof/>
            <w:sz w:val="20"/>
            <w:szCs w:val="24"/>
          </w:rPr>
          <w:drawing>
            <wp:inline distT="0" distB="0" distL="0" distR="0" wp14:anchorId="51218C8F" wp14:editId="6CB8979C">
              <wp:extent cx="5731510" cy="4602940"/>
              <wp:effectExtent l="0" t="0" r="2540" b="762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4602940"/>
                      </a:xfrm>
                      <a:prstGeom prst="rect">
                        <a:avLst/>
                      </a:prstGeom>
                    </pic:spPr>
                  </pic:pic>
                </a:graphicData>
              </a:graphic>
            </wp:inline>
          </w:drawing>
        </w:r>
      </w:ins>
      <w:bookmarkEnd w:id="643"/>
    </w:p>
    <w:p w14:paraId="27827AFE" w14:textId="29C4BA22" w:rsidR="006B063A" w:rsidRDefault="006B063A">
      <w:pPr>
        <w:pStyle w:val="rb-figure"/>
        <w:spacing w:before="0" w:after="120" w:line="264" w:lineRule="auto"/>
        <w:contextualSpacing/>
        <w:rPr>
          <w:ins w:id="645" w:author="wmmulrich" w:date="2018-11-24T11:12:00Z"/>
          <w:rStyle w:val="Strong"/>
          <w:b/>
        </w:rPr>
        <w:pPrChange w:id="646" w:author="William Ulrich" w:date="2018-11-24T13:59:00Z">
          <w:pPr>
            <w:pStyle w:val="rb-figure"/>
            <w:spacing w:after="120"/>
          </w:pPr>
        </w:pPrChange>
      </w:pPr>
      <w:ins w:id="647" w:author="wmmulrich" w:date="2018-11-24T11:12:00Z">
        <w:r w:rsidRPr="009D0759">
          <w:rPr>
            <w:rStyle w:val="Strong"/>
            <w:b/>
          </w:rPr>
          <w:t xml:space="preserve">Figure </w:t>
        </w:r>
        <w:del w:id="648" w:author="William Ulrich" w:date="2018-11-24T15:08:00Z">
          <w:r w:rsidRPr="009D0759" w:rsidDel="00100F9C">
            <w:rPr>
              <w:rStyle w:val="Strong"/>
              <w:b/>
            </w:rPr>
            <w:delText>1</w:delText>
          </w:r>
        </w:del>
      </w:ins>
      <w:ins w:id="649" w:author="William Ulrich" w:date="2018-11-24T15:08:00Z">
        <w:r w:rsidR="00100F9C">
          <w:rPr>
            <w:rStyle w:val="Strong"/>
            <w:b/>
          </w:rPr>
          <w:t>2</w:t>
        </w:r>
      </w:ins>
      <w:ins w:id="650" w:author="wmmulrich" w:date="2018-11-24T11:12:00Z">
        <w:r w:rsidRPr="009D0759">
          <w:rPr>
            <w:rStyle w:val="Strong"/>
            <w:b/>
          </w:rPr>
          <w:t xml:space="preserve">: </w:t>
        </w:r>
        <w:r>
          <w:rPr>
            <w:rStyle w:val="Strong"/>
            <w:b/>
          </w:rPr>
          <w:t>Business Architecture Summary Level Metamodel</w:t>
        </w:r>
        <w:r>
          <w:rPr>
            <w:rStyle w:val="EndnoteReference"/>
            <w:bCs/>
            <w:szCs w:val="24"/>
          </w:rPr>
          <w:endnoteReference w:id="3"/>
        </w:r>
      </w:ins>
    </w:p>
    <w:p w14:paraId="09D0DF4C" w14:textId="2FC36E6B" w:rsidR="006B063A" w:rsidDel="00F97EE4" w:rsidRDefault="00F97EE4">
      <w:pPr>
        <w:spacing w:after="120" w:line="264" w:lineRule="auto"/>
        <w:rPr>
          <w:del w:id="653" w:author="William Ulrich" w:date="2018-11-24T14:06:00Z"/>
        </w:rPr>
        <w:pPrChange w:id="654" w:author="William Ulrich" w:date="2018-11-24T13:59:00Z">
          <w:pPr/>
        </w:pPrChange>
      </w:pPr>
      <w:ins w:id="655" w:author="William Ulrich" w:date="2018-11-24T14:06:00Z">
        <w:r>
          <w:t xml:space="preserve">The representation shown in figure 1 </w:t>
        </w:r>
      </w:ins>
      <w:ins w:id="656" w:author="William Ulrich" w:date="2018-11-24T14:09:00Z">
        <w:r w:rsidR="00D1028D">
          <w:t xml:space="preserve">is a high-level perspective </w:t>
        </w:r>
      </w:ins>
      <w:ins w:id="657" w:author="William Ulrich" w:date="2018-11-24T14:11:00Z">
        <w:r w:rsidR="00F47D1D">
          <w:t xml:space="preserve">that highlights relationships among core and extended domains </w:t>
        </w:r>
      </w:ins>
      <w:ins w:id="658" w:author="William Ulrich" w:date="2018-11-24T14:12:00Z">
        <w:r w:rsidR="007B1FCB">
          <w:t>and selective</w:t>
        </w:r>
      </w:ins>
      <w:ins w:id="659" w:author="William Ulrich" w:date="2018-11-24T14:13:00Z">
        <w:r w:rsidR="007B1FCB">
          <w:t xml:space="preserve"> critical</w:t>
        </w:r>
      </w:ins>
      <w:ins w:id="660" w:author="William Ulrich" w:date="2018-11-24T14:12:00Z">
        <w:r w:rsidR="007B1FCB">
          <w:t xml:space="preserve"> elements such as ca</w:t>
        </w:r>
      </w:ins>
      <w:ins w:id="661" w:author="William Ulrich" w:date="2018-11-24T14:13:00Z">
        <w:r w:rsidR="007B1FCB">
          <w:t xml:space="preserve">pability outcome, value item, and value proposition. </w:t>
        </w:r>
      </w:ins>
      <w:ins w:id="662" w:author="William Ulrich" w:date="2018-11-24T14:16:00Z">
        <w:r w:rsidR="007B1FCB">
          <w:t>One or more d</w:t>
        </w:r>
      </w:ins>
      <w:ins w:id="663" w:author="William Ulrich" w:date="2018-11-24T14:15:00Z">
        <w:r w:rsidR="007B1FCB">
          <w:t>etailed metamodel package</w:t>
        </w:r>
      </w:ins>
      <w:ins w:id="664" w:author="William Ulrich" w:date="2018-11-24T14:17:00Z">
        <w:r w:rsidR="007B1FCB">
          <w:t>s</w:t>
        </w:r>
      </w:ins>
      <w:ins w:id="665" w:author="William Ulrich" w:date="2018-11-24T14:15:00Z">
        <w:r w:rsidR="007B1FCB">
          <w:t xml:space="preserve"> exist for each domain category</w:t>
        </w:r>
      </w:ins>
      <w:ins w:id="666" w:author="William Ulrich" w:date="2018-11-24T14:17:00Z">
        <w:r w:rsidR="007B1FCB">
          <w:t xml:space="preserve"> shown in figure 2. The collective set of packages along with an overall package that binds all packages </w:t>
        </w:r>
      </w:ins>
      <w:ins w:id="667" w:author="William Ulrich" w:date="2018-11-24T14:18:00Z">
        <w:r w:rsidR="007B1FCB">
          <w:t xml:space="preserve">is currently under consideration to be standardized as the BACM. </w:t>
        </w:r>
      </w:ins>
      <w:ins w:id="668" w:author="William Ulrich" w:date="2018-11-24T14:17:00Z">
        <w:r w:rsidR="007B1FCB">
          <w:t xml:space="preserve"> </w:t>
        </w:r>
      </w:ins>
    </w:p>
    <w:p w14:paraId="3F0C7C75" w14:textId="77777777" w:rsidR="00F97EE4" w:rsidRDefault="00F97EE4" w:rsidP="00985045">
      <w:pPr>
        <w:spacing w:after="120" w:line="264" w:lineRule="auto"/>
        <w:rPr>
          <w:ins w:id="669" w:author="William Ulrich" w:date="2018-11-24T14:06:00Z"/>
        </w:rPr>
      </w:pPr>
    </w:p>
    <w:p w14:paraId="4E5D1A35" w14:textId="34CC20A1" w:rsidR="0035799F" w:rsidDel="00F97EE4" w:rsidRDefault="00AB31E6">
      <w:pPr>
        <w:spacing w:after="120" w:line="264" w:lineRule="auto"/>
        <w:rPr>
          <w:del w:id="670" w:author="William Ulrich" w:date="2018-11-24T14:07:00Z"/>
        </w:rPr>
        <w:pPrChange w:id="671" w:author="William Ulrich" w:date="2018-11-24T13:59:00Z">
          <w:pPr/>
        </w:pPrChange>
      </w:pPr>
      <w:del w:id="672" w:author="William Ulrich" w:date="2018-11-24T14:18:00Z">
        <w:r w:rsidDel="007B1FCB">
          <w:delText>T</w:delText>
        </w:r>
        <w:r w:rsidRPr="00CA06E6" w:rsidDel="007B1FCB">
          <w:delText xml:space="preserve">he </w:delText>
        </w:r>
      </w:del>
      <w:del w:id="673" w:author="William Ulrich" w:date="2018-11-24T14:25:00Z">
        <w:r w:rsidRPr="00CA06E6" w:rsidDel="007E106F">
          <w:delText>BACM avoids veering into what would be considered “instances” of a business architecture that are best</w:delText>
        </w:r>
        <w:r w:rsidDel="007E106F">
          <w:delText xml:space="preserve"> </w:delText>
        </w:r>
        <w:r w:rsidRPr="00CA06E6" w:rsidDel="007E106F">
          <w:delText>defined in a given reference model. For example, a transportation company would define assets, locations, and other</w:delText>
        </w:r>
        <w:r w:rsidDel="007E106F">
          <w:delText xml:space="preserve"> </w:delText>
        </w:r>
        <w:r w:rsidRPr="00CA06E6" w:rsidDel="007E106F">
          <w:delText>business object-based perspectives in its business architecture. These business objects form the basis for capabilities,</w:delText>
        </w:r>
        <w:r w:rsidDel="007E106F">
          <w:delText xml:space="preserve"> </w:delText>
        </w:r>
        <w:r w:rsidRPr="00CA06E6" w:rsidDel="007E106F">
          <w:delText xml:space="preserve">defined in a capability map, and information concepts, defined in an information map. </w:delText>
        </w:r>
      </w:del>
    </w:p>
    <w:p w14:paraId="340F60A1" w14:textId="160C7D55" w:rsidR="0035799F" w:rsidDel="007E106F" w:rsidRDefault="0035799F">
      <w:pPr>
        <w:spacing w:after="120" w:line="264" w:lineRule="auto"/>
        <w:rPr>
          <w:del w:id="674" w:author="William Ulrich" w:date="2018-11-24T14:25:00Z"/>
        </w:rPr>
        <w:pPrChange w:id="675" w:author="William Ulrich" w:date="2018-11-24T13:59:00Z">
          <w:pPr/>
        </w:pPrChange>
      </w:pPr>
    </w:p>
    <w:p w14:paraId="2303F984" w14:textId="4CD9F3B0" w:rsidR="00AB31E6" w:rsidRPr="00CA06E6" w:rsidDel="00F97EE4" w:rsidRDefault="00AB31E6">
      <w:pPr>
        <w:spacing w:after="120" w:line="264" w:lineRule="auto"/>
        <w:contextualSpacing/>
        <w:rPr>
          <w:del w:id="676" w:author="William Ulrich" w:date="2018-11-24T14:07:00Z"/>
        </w:rPr>
        <w:pPrChange w:id="677" w:author="William Ulrich" w:date="2018-11-24T13:59:00Z">
          <w:pPr/>
        </w:pPrChange>
      </w:pPr>
      <w:del w:id="678" w:author="William Ulrich" w:date="2018-11-24T14:20:00Z">
        <w:r w:rsidRPr="00CA06E6" w:rsidDel="007B1FCB">
          <w:delText xml:space="preserve">The </w:delText>
        </w:r>
      </w:del>
      <w:del w:id="679" w:author="William Ulrich" w:date="2018-11-24T14:22:00Z">
        <w:r w:rsidRPr="00CA06E6" w:rsidDel="007E106F">
          <w:delText>BACM does not incorporate</w:delText>
        </w:r>
        <w:r w:rsidDel="007E106F">
          <w:delText xml:space="preserve"> </w:delText>
        </w:r>
      </w:del>
      <w:del w:id="680" w:author="William Ulrich" w:date="2018-11-24T14:20:00Z">
        <w:r w:rsidRPr="00CA06E6" w:rsidDel="007B1FCB">
          <w:delText>these</w:delText>
        </w:r>
      </w:del>
      <w:del w:id="681" w:author="William Ulrich" w:date="2018-11-24T14:22:00Z">
        <w:r w:rsidRPr="00CA06E6" w:rsidDel="007E106F">
          <w:delText xml:space="preserve"> reference model instances into the metamodel because doing so would constrain an organization’s ability to frame</w:delText>
        </w:r>
        <w:r w:rsidR="00B112B9" w:rsidDel="007E106F">
          <w:delText xml:space="preserve"> </w:delText>
        </w:r>
        <w:r w:rsidRPr="00CA06E6" w:rsidDel="007E106F">
          <w:delText>and leverage capability and related business architecture domain mappings unique to their business model or models.</w:delText>
        </w:r>
      </w:del>
    </w:p>
    <w:p w14:paraId="2F36E758" w14:textId="7506F8AC" w:rsidR="00846D51" w:rsidDel="00F97EE4" w:rsidRDefault="00846D51">
      <w:pPr>
        <w:spacing w:after="120" w:line="264" w:lineRule="auto"/>
        <w:contextualSpacing/>
        <w:rPr>
          <w:del w:id="682" w:author="William Ulrich" w:date="2018-11-24T14:07:00Z"/>
        </w:rPr>
        <w:pPrChange w:id="683" w:author="William Ulrich" w:date="2018-11-24T13:59:00Z">
          <w:pPr/>
        </w:pPrChange>
      </w:pPr>
    </w:p>
    <w:p w14:paraId="71A9A6BA" w14:textId="1CCA8618" w:rsidR="000F00A3" w:rsidDel="00F97EE4" w:rsidRDefault="000F00A3">
      <w:pPr>
        <w:spacing w:after="120" w:line="264" w:lineRule="auto"/>
        <w:contextualSpacing/>
        <w:rPr>
          <w:del w:id="684" w:author="William Ulrich" w:date="2018-11-24T14:07:00Z"/>
        </w:rPr>
        <w:pPrChange w:id="685" w:author="William Ulrich" w:date="2018-11-24T13:59:00Z">
          <w:pPr/>
        </w:pPrChange>
      </w:pPr>
      <w:r>
        <w:t>The BACM has the following characteristics:</w:t>
      </w:r>
    </w:p>
    <w:p w14:paraId="4EE71691" w14:textId="77777777" w:rsidR="0035799F" w:rsidRDefault="0035799F">
      <w:pPr>
        <w:spacing w:after="120" w:line="264" w:lineRule="auto"/>
        <w:contextualSpacing/>
        <w:pPrChange w:id="686" w:author="William Ulrich" w:date="2018-11-24T13:59:00Z">
          <w:pPr/>
        </w:pPrChange>
      </w:pPr>
    </w:p>
    <w:p w14:paraId="5F6952EC" w14:textId="77F8FD68" w:rsidR="000F00A3" w:rsidRDefault="000F00A3">
      <w:pPr>
        <w:pStyle w:val="ListParagraph"/>
        <w:numPr>
          <w:ilvl w:val="0"/>
          <w:numId w:val="3"/>
        </w:numPr>
        <w:spacing w:after="120" w:line="264" w:lineRule="auto"/>
        <w:pPrChange w:id="687" w:author="William Ulrich" w:date="2018-11-24T13:59:00Z">
          <w:pPr>
            <w:pStyle w:val="ListParagraph"/>
            <w:numPr>
              <w:numId w:val="3"/>
            </w:numPr>
            <w:ind w:hanging="360"/>
          </w:pPr>
        </w:pPrChange>
      </w:pPr>
      <w:del w:id="688" w:author="William Ulrich" w:date="2018-11-24T14:50:00Z">
        <w:r w:rsidDel="00454B8D">
          <w:delText xml:space="preserve">Supports business architecture modeling as an integration of multiple perspectives to </w:delText>
        </w:r>
      </w:del>
      <w:ins w:id="689" w:author="William Ulrich" w:date="2018-11-24T14:50:00Z">
        <w:r w:rsidR="00454B8D">
          <w:t>E</w:t>
        </w:r>
      </w:ins>
      <w:del w:id="690" w:author="William Ulrich" w:date="2018-11-24T14:50:00Z">
        <w:r w:rsidDel="00454B8D">
          <w:delText>e</w:delText>
        </w:r>
      </w:del>
      <w:r>
        <w:t>nsure</w:t>
      </w:r>
      <w:ins w:id="691" w:author="William Ulrich" w:date="2018-11-24T14:50:00Z">
        <w:r w:rsidR="00454B8D">
          <w:t>s</w:t>
        </w:r>
      </w:ins>
      <w:r>
        <w:t xml:space="preserve"> that the business</w:t>
      </w:r>
      <w:r w:rsidR="008E292F">
        <w:t xml:space="preserve"> </w:t>
      </w:r>
      <w:r>
        <w:t>architecture is consistent and enables more effective management of business complexities</w:t>
      </w:r>
      <w:del w:id="692" w:author="William Ulrich" w:date="2018-11-24T14:26:00Z">
        <w:r w:rsidDel="009542FE">
          <w:delText>.</w:delText>
        </w:r>
      </w:del>
    </w:p>
    <w:p w14:paraId="00003411" w14:textId="1EC8186F" w:rsidR="000F00A3" w:rsidRDefault="000F00A3">
      <w:pPr>
        <w:pStyle w:val="ListParagraph"/>
        <w:numPr>
          <w:ilvl w:val="0"/>
          <w:numId w:val="3"/>
        </w:numPr>
        <w:spacing w:after="120" w:line="264" w:lineRule="auto"/>
        <w:pPrChange w:id="693" w:author="William Ulrich" w:date="2018-11-24T13:59:00Z">
          <w:pPr>
            <w:pStyle w:val="ListParagraph"/>
            <w:numPr>
              <w:numId w:val="3"/>
            </w:numPr>
            <w:ind w:hanging="360"/>
          </w:pPr>
        </w:pPrChange>
      </w:pPr>
      <w:del w:id="694" w:author="William Ulrich" w:date="2018-11-24T14:36:00Z">
        <w:r w:rsidDel="00504513">
          <w:lastRenderedPageBreak/>
          <w:delText xml:space="preserve">Provides views of </w:delText>
        </w:r>
      </w:del>
      <w:ins w:id="695" w:author="William Ulrich" w:date="2018-11-24T14:36:00Z">
        <w:r w:rsidR="00504513">
          <w:t xml:space="preserve">Enables visualization of </w:t>
        </w:r>
      </w:ins>
      <w:r>
        <w:t xml:space="preserve">the business architecture </w:t>
      </w:r>
      <w:del w:id="696" w:author="William Ulrich" w:date="2018-11-24T14:36:00Z">
        <w:r w:rsidDel="00504513">
          <w:delText xml:space="preserve">model that are </w:delText>
        </w:r>
      </w:del>
      <w:r>
        <w:t>at a level of abstraction appropriate for the</w:t>
      </w:r>
      <w:r w:rsidR="008E292F">
        <w:t xml:space="preserve"> </w:t>
      </w:r>
      <w:r>
        <w:t>understanding and analysis of business executives</w:t>
      </w:r>
      <w:ins w:id="697" w:author="William Ulrich" w:date="2018-11-24T14:53:00Z">
        <w:r w:rsidR="00454B8D">
          <w:t>, planners, practitioners, and deployment teams</w:t>
        </w:r>
      </w:ins>
      <w:del w:id="698" w:author="William Ulrich" w:date="2018-11-24T14:27:00Z">
        <w:r w:rsidDel="004430B5">
          <w:delText>.</w:delText>
        </w:r>
      </w:del>
    </w:p>
    <w:p w14:paraId="241280CD" w14:textId="5330D39F" w:rsidR="000F00A3" w:rsidRDefault="000F00A3">
      <w:pPr>
        <w:pStyle w:val="ListParagraph"/>
        <w:numPr>
          <w:ilvl w:val="0"/>
          <w:numId w:val="3"/>
        </w:numPr>
        <w:spacing w:after="120" w:line="264" w:lineRule="auto"/>
        <w:pPrChange w:id="699" w:author="William Ulrich" w:date="2018-11-24T13:59:00Z">
          <w:pPr>
            <w:pStyle w:val="ListParagraph"/>
            <w:numPr>
              <w:numId w:val="3"/>
            </w:numPr>
            <w:ind w:hanging="360"/>
          </w:pPr>
        </w:pPrChange>
      </w:pPr>
      <w:r>
        <w:t xml:space="preserve">Aligns to best practices and principles as articulated by </w:t>
      </w:r>
      <w:del w:id="700" w:author="William Ulrich" w:date="2018-11-24T14:27:00Z">
        <w:r w:rsidDel="004430B5">
          <w:delText>“A Guide to the Business Architecture Body of</w:delText>
        </w:r>
        <w:r w:rsidR="008E292F" w:rsidDel="004430B5">
          <w:delText xml:space="preserve"> </w:delText>
        </w:r>
        <w:r w:rsidDel="004430B5">
          <w:delText>Knowledge®” (</w:delText>
        </w:r>
      </w:del>
      <w:r>
        <w:t>BIZBOK® Guide</w:t>
      </w:r>
      <w:del w:id="701" w:author="William Ulrich" w:date="2018-11-24T14:28:00Z">
        <w:r w:rsidDel="004430B5">
          <w:delText>).1</w:delText>
        </w:r>
      </w:del>
    </w:p>
    <w:p w14:paraId="0CEE242F" w14:textId="39E8A326" w:rsidR="000F00A3" w:rsidRDefault="000F00A3">
      <w:pPr>
        <w:pStyle w:val="ListParagraph"/>
        <w:numPr>
          <w:ilvl w:val="0"/>
          <w:numId w:val="3"/>
        </w:numPr>
        <w:spacing w:after="120" w:line="264" w:lineRule="auto"/>
        <w:pPrChange w:id="702" w:author="William Ulrich" w:date="2018-11-24T13:59:00Z">
          <w:pPr>
            <w:pStyle w:val="ListParagraph"/>
            <w:numPr>
              <w:numId w:val="3"/>
            </w:numPr>
            <w:ind w:hanging="360"/>
          </w:pPr>
        </w:pPrChange>
      </w:pPr>
      <w:del w:id="703" w:author="William Ulrich" w:date="2018-11-24T14:51:00Z">
        <w:r w:rsidDel="00454B8D">
          <w:delText>Provides models based on a standard that e</w:delText>
        </w:r>
      </w:del>
      <w:ins w:id="704" w:author="William Ulrich" w:date="2018-11-24T14:51:00Z">
        <w:r w:rsidR="00454B8D">
          <w:t>E</w:t>
        </w:r>
      </w:ins>
      <w:r>
        <w:t xml:space="preserve">nables the exchange of models </w:t>
      </w:r>
      <w:del w:id="705" w:author="William Ulrich" w:date="2018-11-24T14:51:00Z">
        <w:r w:rsidDel="00454B8D">
          <w:delText xml:space="preserve">between </w:delText>
        </w:r>
      </w:del>
      <w:ins w:id="706" w:author="William Ulrich" w:date="2018-11-24T14:51:00Z">
        <w:r w:rsidR="00454B8D">
          <w:t xml:space="preserve">among </w:t>
        </w:r>
      </w:ins>
      <w:r>
        <w:t>different</w:t>
      </w:r>
      <w:r w:rsidRPr="00B82758">
        <w:t xml:space="preserve"> modeling</w:t>
      </w:r>
      <w:r>
        <w:t xml:space="preserve"> tools to</w:t>
      </w:r>
      <w:r w:rsidR="008E292F">
        <w:t xml:space="preserve"> </w:t>
      </w:r>
      <w:r>
        <w:t>avoid vendor lock-in and promote competition for quality and continued improvement of</w:t>
      </w:r>
      <w:r w:rsidRPr="00B82758">
        <w:t xml:space="preserve"> modeling</w:t>
      </w:r>
      <w:r>
        <w:t xml:space="preserve"> tools.</w:t>
      </w:r>
    </w:p>
    <w:p w14:paraId="33CDF45C" w14:textId="18634520" w:rsidR="000F00A3" w:rsidRDefault="000F00A3">
      <w:pPr>
        <w:pStyle w:val="ListParagraph"/>
        <w:numPr>
          <w:ilvl w:val="0"/>
          <w:numId w:val="3"/>
        </w:numPr>
        <w:spacing w:after="120" w:line="264" w:lineRule="auto"/>
        <w:pPrChange w:id="707" w:author="William Ulrich" w:date="2018-11-24T13:59:00Z">
          <w:pPr>
            <w:pStyle w:val="ListParagraph"/>
            <w:numPr>
              <w:numId w:val="3"/>
            </w:numPr>
            <w:ind w:hanging="360"/>
          </w:pPr>
        </w:pPrChange>
      </w:pPr>
      <w:del w:id="708" w:author="William Ulrich" w:date="2018-11-24T14:52:00Z">
        <w:r w:rsidDel="00454B8D">
          <w:delText xml:space="preserve">Supports </w:delText>
        </w:r>
      </w:del>
      <w:ins w:id="709" w:author="William Ulrich" w:date="2018-11-24T14:52:00Z">
        <w:r w:rsidR="00454B8D">
          <w:t xml:space="preserve">Provides </w:t>
        </w:r>
      </w:ins>
      <w:del w:id="710" w:author="William Ulrich" w:date="2018-11-24T14:51:00Z">
        <w:r w:rsidDel="00454B8D">
          <w:delText xml:space="preserve">the development of </w:delText>
        </w:r>
      </w:del>
      <w:r>
        <w:t xml:space="preserve">consistent modeling techniques and methods to advance the </w:t>
      </w:r>
      <w:del w:id="711" w:author="William Ulrich" w:date="2018-11-24T14:51:00Z">
        <w:r w:rsidDel="00454B8D">
          <w:delText>business architecture</w:delText>
        </w:r>
        <w:r w:rsidR="00790FAB" w:rsidDel="00454B8D">
          <w:delText xml:space="preserve"> </w:delText>
        </w:r>
      </w:del>
      <w:r>
        <w:t>discipline and support the training and certification of business architecture professionals.</w:t>
      </w:r>
    </w:p>
    <w:p w14:paraId="421B476E" w14:textId="412F9CD4" w:rsidR="000F00A3" w:rsidDel="00EC4E2B" w:rsidRDefault="000F00A3">
      <w:pPr>
        <w:pStyle w:val="ListParagraph"/>
        <w:numPr>
          <w:ilvl w:val="0"/>
          <w:numId w:val="3"/>
        </w:numPr>
        <w:spacing w:after="120" w:line="264" w:lineRule="auto"/>
        <w:rPr>
          <w:del w:id="712" w:author="William Ulrich" w:date="2018-11-24T13:59:00Z"/>
        </w:rPr>
        <w:pPrChange w:id="713" w:author="William Ulrich" w:date="2018-11-24T13:59:00Z">
          <w:pPr>
            <w:pStyle w:val="ListParagraph"/>
            <w:numPr>
              <w:numId w:val="3"/>
            </w:numPr>
            <w:ind w:hanging="360"/>
          </w:pPr>
        </w:pPrChange>
      </w:pPr>
      <w:r>
        <w:t xml:space="preserve">Facilitates the integration of </w:t>
      </w:r>
      <w:del w:id="714" w:author="William Ulrich" w:date="2018-11-24T14:52:00Z">
        <w:r w:rsidDel="00454B8D">
          <w:delText>multiple models of</w:delText>
        </w:r>
      </w:del>
      <w:ins w:id="715" w:author="William Ulrich" w:date="2018-11-24T14:52:00Z">
        <w:r w:rsidR="00454B8D">
          <w:t>interdisciplinary</w:t>
        </w:r>
      </w:ins>
      <w:r>
        <w:t xml:space="preserve"> business</w:t>
      </w:r>
      <w:ins w:id="716" w:author="William Ulrich" w:date="2018-11-24T14:52:00Z">
        <w:r w:rsidR="00454B8D">
          <w:t xml:space="preserve"> models</w:t>
        </w:r>
      </w:ins>
      <w:r>
        <w:t>, whether based on OMG standards</w:t>
      </w:r>
      <w:ins w:id="717" w:author="William Ulrich" w:date="2018-11-24T14:52:00Z">
        <w:r w:rsidR="00454B8D">
          <w:t>, related standards</w:t>
        </w:r>
      </w:ins>
      <w:r>
        <w:t xml:space="preserve"> or</w:t>
      </w:r>
      <w:ins w:id="718" w:author="William Ulrich" w:date="2018-11-24T14:52:00Z">
        <w:r w:rsidR="00454B8D">
          <w:t xml:space="preserve"> other adopted </w:t>
        </w:r>
      </w:ins>
      <w:ins w:id="719" w:author="William Ulrich" w:date="2018-11-24T14:53:00Z">
        <w:r w:rsidR="00454B8D">
          <w:t xml:space="preserve">business perspectives </w:t>
        </w:r>
      </w:ins>
      <w:del w:id="720" w:author="William Ulrich" w:date="2018-11-24T14:52:00Z">
        <w:r w:rsidDel="00454B8D">
          <w:delText xml:space="preserve"> not</w:delText>
        </w:r>
      </w:del>
    </w:p>
    <w:p w14:paraId="5E63FCB5" w14:textId="77777777" w:rsidR="007E106F" w:rsidRDefault="007E106F">
      <w:pPr>
        <w:pStyle w:val="ListParagraph"/>
        <w:numPr>
          <w:ilvl w:val="0"/>
          <w:numId w:val="3"/>
        </w:numPr>
        <w:spacing w:after="120" w:line="264" w:lineRule="auto"/>
        <w:rPr>
          <w:ins w:id="721" w:author="William Ulrich" w:date="2018-11-24T14:22:00Z"/>
        </w:rPr>
        <w:pPrChange w:id="722" w:author="William Ulrich" w:date="2018-11-24T13:59:00Z">
          <w:pPr>
            <w:pStyle w:val="Heading2"/>
            <w:spacing w:before="0" w:after="120" w:line="264" w:lineRule="auto"/>
            <w:contextualSpacing/>
          </w:pPr>
        </w:pPrChange>
      </w:pPr>
    </w:p>
    <w:p w14:paraId="1E7EDF60" w14:textId="77777777" w:rsidR="00DB1A9C" w:rsidRDefault="007E106F" w:rsidP="007E106F">
      <w:pPr>
        <w:spacing w:after="120" w:line="264" w:lineRule="auto"/>
        <w:rPr>
          <w:ins w:id="723" w:author="William Ulrich" w:date="2018-11-24T15:05:00Z"/>
        </w:rPr>
      </w:pPr>
      <w:ins w:id="724" w:author="William Ulrich" w:date="2018-11-24T14:25:00Z">
        <w:r>
          <w:t>Note that t</w:t>
        </w:r>
        <w:r w:rsidRPr="00CA06E6">
          <w:t xml:space="preserve">he BACM </w:t>
        </w:r>
      </w:ins>
      <w:ins w:id="725" w:author="William Ulrich" w:date="2018-11-24T14:53:00Z">
        <w:r w:rsidR="00454B8D">
          <w:t>does not veer</w:t>
        </w:r>
      </w:ins>
      <w:ins w:id="726" w:author="William Ulrich" w:date="2018-11-24T14:25:00Z">
        <w:r w:rsidRPr="00CA06E6">
          <w:t xml:space="preserve"> into what would be considered “instances” of a business architecture</w:t>
        </w:r>
      </w:ins>
      <w:ins w:id="727" w:author="William Ulrich" w:date="2018-11-24T14:58:00Z">
        <w:r w:rsidR="0051030B">
          <w:t xml:space="preserve"> </w:t>
        </w:r>
        <w:r w:rsidR="0051030B" w:rsidRPr="00CA06E6">
          <w:t>because doing so would constrain an organization’s ability to frame</w:t>
        </w:r>
        <w:r w:rsidR="0051030B">
          <w:t xml:space="preserve"> </w:t>
        </w:r>
        <w:r w:rsidR="0051030B" w:rsidRPr="00CA06E6">
          <w:t xml:space="preserve">and leverage capability and related business architecture domain mappings unique to </w:t>
        </w:r>
        <w:r w:rsidR="0051030B">
          <w:t>a given</w:t>
        </w:r>
        <w:r w:rsidR="0051030B" w:rsidRPr="00CA06E6">
          <w:t xml:space="preserve"> business model or models</w:t>
        </w:r>
      </w:ins>
      <w:ins w:id="728" w:author="William Ulrich" w:date="2018-11-24T14:25:00Z">
        <w:r w:rsidRPr="00CA06E6">
          <w:t xml:space="preserve">. For example, a transportation company would define assets, </w:t>
        </w:r>
      </w:ins>
      <w:ins w:id="729" w:author="William Ulrich" w:date="2018-11-24T14:54:00Z">
        <w:r w:rsidR="00454B8D">
          <w:t xml:space="preserve">routes, conveyers, </w:t>
        </w:r>
      </w:ins>
      <w:ins w:id="730" w:author="William Ulrich" w:date="2018-11-24T14:25:00Z">
        <w:r w:rsidRPr="00CA06E6">
          <w:t>locations, and other</w:t>
        </w:r>
        <w:r>
          <w:t xml:space="preserve"> </w:t>
        </w:r>
        <w:r w:rsidRPr="00CA06E6">
          <w:t>business object-based perspectives in its business architecture. These business objects form the basis for capabilities,</w:t>
        </w:r>
        <w:r>
          <w:t xml:space="preserve"> </w:t>
        </w:r>
        <w:r w:rsidRPr="00CA06E6">
          <w:t xml:space="preserve">defined in a capability map, and information concepts, defined in an information map. </w:t>
        </w:r>
      </w:ins>
    </w:p>
    <w:p w14:paraId="5C2D8D15" w14:textId="7F3E9248" w:rsidR="007E106F" w:rsidRDefault="00454B8D" w:rsidP="007E106F">
      <w:pPr>
        <w:spacing w:after="120" w:line="264" w:lineRule="auto"/>
        <w:rPr>
          <w:ins w:id="731" w:author="William Ulrich" w:date="2018-11-24T14:25:00Z"/>
        </w:rPr>
      </w:pPr>
      <w:ins w:id="732" w:author="William Ulrich" w:date="2018-11-24T14:55:00Z">
        <w:r>
          <w:t>Ensuring that the BACM does not veer into specific industry sectors means that</w:t>
        </w:r>
      </w:ins>
      <w:ins w:id="733" w:author="William Ulrich" w:date="2018-11-24T14:25:00Z">
        <w:r w:rsidR="007E106F">
          <w:t xml:space="preserve"> the same standardized approach works for a commercial company with customers, a hospital with patients, or a federal government agency with constituents. The BACM metamodel must accommodate any business architecture represented for any business ecosystem regardless of industry sector or geographic region.  </w:t>
        </w:r>
      </w:ins>
    </w:p>
    <w:p w14:paraId="59DF4A6F" w14:textId="31B31193" w:rsidR="009542FE" w:rsidRDefault="00EC4E2B">
      <w:pPr>
        <w:pStyle w:val="Heading2"/>
        <w:spacing w:before="0" w:after="120" w:line="264" w:lineRule="auto"/>
        <w:contextualSpacing/>
        <w:rPr>
          <w:ins w:id="734" w:author="William Ulrich" w:date="2018-11-24T14:25:00Z"/>
        </w:rPr>
        <w:pPrChange w:id="735" w:author="William Ulrich" w:date="2018-11-24T14:25:00Z">
          <w:pPr>
            <w:spacing w:after="120" w:line="264" w:lineRule="auto"/>
            <w:contextualSpacing/>
          </w:pPr>
        </w:pPrChange>
      </w:pPr>
      <w:ins w:id="736" w:author="William Ulrich" w:date="2018-11-24T13:59:00Z">
        <w:r>
          <w:t>Accelerating Adoption</w:t>
        </w:r>
      </w:ins>
    </w:p>
    <w:p w14:paraId="6AD32FB3" w14:textId="77777777" w:rsidR="0051030B" w:rsidRDefault="0051030B">
      <w:pPr>
        <w:spacing w:after="120" w:line="264" w:lineRule="auto"/>
        <w:rPr>
          <w:ins w:id="737" w:author="William Ulrich" w:date="2018-11-24T14:56:00Z"/>
        </w:rPr>
        <w:pPrChange w:id="738" w:author="William Ulrich" w:date="2018-11-24T14:56:00Z">
          <w:pPr>
            <w:spacing w:after="120" w:line="264" w:lineRule="auto"/>
            <w:contextualSpacing/>
          </w:pPr>
        </w:pPrChange>
      </w:pPr>
      <w:ins w:id="739" w:author="William Ulrich" w:date="2018-11-24T14:56:00Z">
        <w:r>
          <w:t>Understanding how to perform this consistently and with a sufficient scope is important to accelerate adoption and resulting benefits. Tools are one aspect of this. Having clear examples of an industry, as well as having application of principles is also important.</w:t>
        </w:r>
      </w:ins>
    </w:p>
    <w:p w14:paraId="1BB5929C" w14:textId="62261960" w:rsidR="00EC4E2B" w:rsidRDefault="0051030B">
      <w:pPr>
        <w:spacing w:after="120" w:line="264" w:lineRule="auto"/>
        <w:rPr>
          <w:ins w:id="740" w:author="William Ulrich" w:date="2018-11-24T13:59:00Z"/>
        </w:rPr>
        <w:pPrChange w:id="741" w:author="William Ulrich" w:date="2018-11-24T13:59:00Z">
          <w:pPr/>
        </w:pPrChange>
      </w:pPr>
      <w:ins w:id="742" w:author="William Ulrich" w:date="2018-11-24T14:56:00Z">
        <w:r>
          <w:t>While t</w:t>
        </w:r>
      </w:ins>
      <w:ins w:id="743" w:author="William Ulrich" w:date="2018-11-24T14:25:00Z">
        <w:r w:rsidR="009542FE">
          <w:t>he</w:t>
        </w:r>
        <w:r w:rsidR="009542FE" w:rsidRPr="00CA06E6">
          <w:t xml:space="preserve"> BACM does not incorporate</w:t>
        </w:r>
        <w:r w:rsidR="009542FE">
          <w:t xml:space="preserve"> specific </w:t>
        </w:r>
      </w:ins>
      <w:ins w:id="744" w:author="William Ulrich" w:date="2018-11-24T14:56:00Z">
        <w:r>
          <w:t xml:space="preserve">industry </w:t>
        </w:r>
      </w:ins>
      <w:ins w:id="745" w:author="William Ulrich" w:date="2018-11-24T14:25:00Z">
        <w:r w:rsidR="009542FE">
          <w:t>sectors</w:t>
        </w:r>
      </w:ins>
      <w:ins w:id="746" w:author="William Ulrich" w:date="2018-11-24T14:57:00Z">
        <w:r>
          <w:t>, representing a given industry is addressed using industry</w:t>
        </w:r>
      </w:ins>
      <w:ins w:id="747" w:author="William Ulrich" w:date="2018-11-24T14:25:00Z">
        <w:r w:rsidR="009542FE" w:rsidRPr="00CA06E6">
          <w:t xml:space="preserve"> reference model.</w:t>
        </w:r>
        <w:r w:rsidR="009542FE">
          <w:t xml:space="preserve"> </w:t>
        </w:r>
      </w:ins>
      <w:ins w:id="748" w:author="William Ulrich" w:date="2018-11-24T14:57:00Z">
        <w:r>
          <w:t>A multitude of s</w:t>
        </w:r>
      </w:ins>
      <w:ins w:id="749" w:author="William Ulrich" w:date="2018-11-24T14:56:00Z">
        <w:r w:rsidR="00454B8D">
          <w:t>pecific industry sectors and subsectors</w:t>
        </w:r>
      </w:ins>
      <w:ins w:id="750" w:author="William Ulrich" w:date="2018-11-24T14:25:00Z">
        <w:r w:rsidR="009542FE">
          <w:t xml:space="preserve"> </w:t>
        </w:r>
      </w:ins>
      <w:ins w:id="751" w:author="William Ulrich" w:date="2018-11-24T14:57:00Z">
        <w:r>
          <w:t>may be</w:t>
        </w:r>
      </w:ins>
      <w:ins w:id="752" w:author="William Ulrich" w:date="2018-11-24T14:25:00Z">
        <w:r w:rsidR="009542FE">
          <w:t xml:space="preserve"> addressed via industry reference models. </w:t>
        </w:r>
      </w:ins>
      <w:ins w:id="753" w:author="William Ulrich" w:date="2018-11-24T13:59:00Z">
        <w:r w:rsidR="00EC4E2B">
          <w:t>Reference models:</w:t>
        </w:r>
      </w:ins>
    </w:p>
    <w:p w14:paraId="1FC62545" w14:textId="77777777" w:rsidR="00EC4E2B" w:rsidRDefault="00EC4E2B">
      <w:pPr>
        <w:pStyle w:val="ListParagraph"/>
        <w:numPr>
          <w:ilvl w:val="0"/>
          <w:numId w:val="5"/>
        </w:numPr>
        <w:spacing w:after="120" w:line="264" w:lineRule="auto"/>
        <w:rPr>
          <w:ins w:id="754" w:author="William Ulrich" w:date="2018-11-24T13:59:00Z"/>
        </w:rPr>
        <w:pPrChange w:id="755" w:author="William Ulrich" w:date="2018-11-24T13:59:00Z">
          <w:pPr>
            <w:pStyle w:val="ListParagraph"/>
            <w:numPr>
              <w:numId w:val="5"/>
            </w:numPr>
            <w:ind w:hanging="360"/>
          </w:pPr>
        </w:pPrChange>
      </w:pPr>
      <w:ins w:id="756" w:author="William Ulrich" w:date="2018-11-24T13:59:00Z">
        <w:r>
          <w:t xml:space="preserve">Can fast track an organization capturing their own business architecture. </w:t>
        </w:r>
      </w:ins>
    </w:p>
    <w:p w14:paraId="0F907D32" w14:textId="6B2A14D0" w:rsidR="00EC4E2B" w:rsidRDefault="00EC4E2B">
      <w:pPr>
        <w:pStyle w:val="ListParagraph"/>
        <w:numPr>
          <w:ilvl w:val="0"/>
          <w:numId w:val="5"/>
        </w:numPr>
        <w:spacing w:after="120" w:line="264" w:lineRule="auto"/>
        <w:rPr>
          <w:ins w:id="757" w:author="William Ulrich" w:date="2018-11-24T13:59:00Z"/>
        </w:rPr>
        <w:pPrChange w:id="758" w:author="William Ulrich" w:date="2018-11-24T13:59:00Z">
          <w:pPr>
            <w:pStyle w:val="ListParagraph"/>
            <w:numPr>
              <w:numId w:val="5"/>
            </w:numPr>
            <w:ind w:hanging="360"/>
          </w:pPr>
        </w:pPrChange>
      </w:pPr>
      <w:ins w:id="759" w:author="William Ulrich" w:date="2018-11-24T13:59:00Z">
        <w:r>
          <w:t>Embody a principled approach and serve as a good example</w:t>
        </w:r>
      </w:ins>
    </w:p>
    <w:p w14:paraId="351F9253" w14:textId="0F23CADC" w:rsidR="00EC4E2B" w:rsidRPr="00A00956" w:rsidRDefault="00EC4E2B">
      <w:pPr>
        <w:pStyle w:val="ListParagraph"/>
        <w:numPr>
          <w:ilvl w:val="0"/>
          <w:numId w:val="5"/>
        </w:numPr>
        <w:spacing w:after="120" w:line="264" w:lineRule="auto"/>
        <w:rPr>
          <w:ins w:id="760" w:author="William Ulrich" w:date="2018-11-24T13:59:00Z"/>
          <w:bCs/>
        </w:rPr>
        <w:pPrChange w:id="761" w:author="William Ulrich" w:date="2018-11-24T13:59:00Z">
          <w:pPr>
            <w:pStyle w:val="ListParagraph"/>
            <w:numPr>
              <w:numId w:val="5"/>
            </w:numPr>
            <w:ind w:hanging="360"/>
          </w:pPr>
        </w:pPrChange>
      </w:pPr>
      <w:ins w:id="762" w:author="William Ulrich" w:date="2018-11-24T13:59:00Z">
        <w:r w:rsidRPr="00A00956">
          <w:rPr>
            <w:bCs/>
          </w:rPr>
          <w:t>Capturing and presenting concepts consistently requires consistent definitions of concepts and rules as to how they can be captured and presented</w:t>
        </w:r>
      </w:ins>
    </w:p>
    <w:p w14:paraId="3AD62542" w14:textId="620F1289" w:rsidR="00EC4E2B" w:rsidRPr="009A6C38" w:rsidRDefault="00EC4E2B">
      <w:pPr>
        <w:pStyle w:val="ListParagraph"/>
        <w:numPr>
          <w:ilvl w:val="0"/>
          <w:numId w:val="5"/>
        </w:numPr>
        <w:spacing w:after="120" w:line="264" w:lineRule="auto"/>
        <w:rPr>
          <w:bCs/>
        </w:rPr>
        <w:pPrChange w:id="763" w:author="William Ulrich" w:date="2018-11-24T13:59:00Z">
          <w:pPr/>
        </w:pPrChange>
      </w:pPr>
      <w:ins w:id="764" w:author="William Ulrich" w:date="2018-11-24T13:59:00Z">
        <w:r w:rsidRPr="00A00956">
          <w:rPr>
            <w:bCs/>
          </w:rPr>
          <w:t xml:space="preserve">Doesn’t mean all details need to be captures from </w:t>
        </w:r>
        <w:r w:rsidR="00DB1A9C" w:rsidRPr="00A00956">
          <w:rPr>
            <w:bCs/>
          </w:rPr>
          <w:t>an enterprise architecture – the business architecture concepts are the bridg</w:t>
        </w:r>
        <w:r w:rsidRPr="00A00956">
          <w:rPr>
            <w:bCs/>
          </w:rPr>
          <w:t>e for this</w:t>
        </w:r>
      </w:ins>
    </w:p>
    <w:p w14:paraId="1C02B41B" w14:textId="77777777" w:rsidR="00846D51" w:rsidRDefault="00846D51">
      <w:pPr>
        <w:pStyle w:val="Heading2"/>
        <w:spacing w:before="0" w:after="120" w:line="264" w:lineRule="auto"/>
        <w:contextualSpacing/>
        <w:pPrChange w:id="765" w:author="William Ulrich" w:date="2018-11-24T13:59:00Z">
          <w:pPr>
            <w:pStyle w:val="Heading2"/>
          </w:pPr>
        </w:pPrChange>
      </w:pPr>
      <w:r>
        <w:t>Conclusion</w:t>
      </w:r>
    </w:p>
    <w:p w14:paraId="4F188657" w14:textId="009A1ABE" w:rsidR="00AF7476" w:rsidDel="00DB1A9C" w:rsidRDefault="00AF7476">
      <w:pPr>
        <w:spacing w:after="120" w:line="264" w:lineRule="auto"/>
        <w:contextualSpacing/>
        <w:rPr>
          <w:del w:id="766" w:author="William Ulrich" w:date="2018-11-24T15:00:00Z"/>
          <w:bCs/>
        </w:rPr>
        <w:pPrChange w:id="767" w:author="William Ulrich" w:date="2018-11-24T15:02:00Z">
          <w:pPr/>
        </w:pPrChange>
      </w:pPr>
      <w:r>
        <w:rPr>
          <w:bCs/>
        </w:rPr>
        <w:t>Business architecture</w:t>
      </w:r>
      <w:del w:id="768" w:author="William Ulrich" w:date="2018-11-24T14:59:00Z">
        <w:r w:rsidDel="00DB1A9C">
          <w:rPr>
            <w:bCs/>
          </w:rPr>
          <w:delText>s</w:delText>
        </w:r>
      </w:del>
      <w:r>
        <w:rPr>
          <w:bCs/>
        </w:rPr>
        <w:t xml:space="preserve"> </w:t>
      </w:r>
      <w:del w:id="769" w:author="William Ulrich" w:date="2018-11-24T14:59:00Z">
        <w:r w:rsidDel="00DB1A9C">
          <w:rPr>
            <w:bCs/>
          </w:rPr>
          <w:delText xml:space="preserve">facilitates organizations </w:delText>
        </w:r>
      </w:del>
      <w:r>
        <w:rPr>
          <w:bCs/>
        </w:rPr>
        <w:t xml:space="preserve">transcend </w:t>
      </w:r>
      <w:ins w:id="770" w:author="William Ulrich" w:date="2018-11-24T14:59:00Z">
        <w:r w:rsidR="00DB1A9C">
          <w:rPr>
            <w:bCs/>
          </w:rPr>
          <w:t>business uni</w:t>
        </w:r>
      </w:ins>
      <w:ins w:id="771" w:author="William Ulrich" w:date="2018-11-24T15:00:00Z">
        <w:r w:rsidR="00DB1A9C">
          <w:rPr>
            <w:bCs/>
          </w:rPr>
          <w:t xml:space="preserve">t </w:t>
        </w:r>
      </w:ins>
      <w:r w:rsidRPr="00951EAF">
        <w:rPr>
          <w:bCs/>
        </w:rPr>
        <w:t>silos</w:t>
      </w:r>
      <w:r>
        <w:rPr>
          <w:bCs/>
        </w:rPr>
        <w:t xml:space="preserve"> </w:t>
      </w:r>
      <w:del w:id="772" w:author="William Ulrich" w:date="2018-11-24T15:00:00Z">
        <w:r w:rsidDel="00DB1A9C">
          <w:rPr>
            <w:bCs/>
          </w:rPr>
          <w:delText xml:space="preserve">an </w:delText>
        </w:r>
      </w:del>
      <w:ins w:id="773" w:author="William Ulrich" w:date="2018-11-24T15:00:00Z">
        <w:r w:rsidR="00DB1A9C">
          <w:rPr>
            <w:bCs/>
          </w:rPr>
          <w:t xml:space="preserve">in order to visualize and </w:t>
        </w:r>
      </w:ins>
      <w:r>
        <w:rPr>
          <w:bCs/>
        </w:rPr>
        <w:t xml:space="preserve">understand </w:t>
      </w:r>
      <w:del w:id="774" w:author="William Ulrich" w:date="2018-11-24T15:00:00Z">
        <w:r w:rsidDel="00DB1A9C">
          <w:rPr>
            <w:bCs/>
          </w:rPr>
          <w:delText xml:space="preserve">how they are part of </w:delText>
        </w:r>
      </w:del>
      <w:ins w:id="775" w:author="William Ulrich" w:date="2018-11-24T15:00:00Z">
        <w:r w:rsidR="00DB1A9C">
          <w:rPr>
            <w:bCs/>
          </w:rPr>
          <w:t xml:space="preserve">the </w:t>
        </w:r>
      </w:ins>
      <w:r w:rsidRPr="00951EAF">
        <w:rPr>
          <w:bCs/>
        </w:rPr>
        <w:t>large</w:t>
      </w:r>
      <w:r>
        <w:rPr>
          <w:bCs/>
        </w:rPr>
        <w:t>r</w:t>
      </w:r>
      <w:ins w:id="776" w:author="William Ulrich" w:date="2018-11-24T15:00:00Z">
        <w:r w:rsidR="00DB1A9C">
          <w:rPr>
            <w:bCs/>
          </w:rPr>
          <w:t xml:space="preserve"> business</w:t>
        </w:r>
      </w:ins>
      <w:r w:rsidRPr="00951EAF">
        <w:rPr>
          <w:bCs/>
        </w:rPr>
        <w:t xml:space="preserve"> ecosystem</w:t>
      </w:r>
      <w:ins w:id="777" w:author="William Ulrich" w:date="2018-11-24T15:01:00Z">
        <w:r w:rsidR="00DB1A9C">
          <w:rPr>
            <w:bCs/>
          </w:rPr>
          <w:t>. To support this holistic approach t</w:t>
        </w:r>
      </w:ins>
      <w:ins w:id="778" w:author="William Ulrich" w:date="2018-11-24T15:02:00Z">
        <w:r w:rsidR="00DB1A9C">
          <w:rPr>
            <w:bCs/>
          </w:rPr>
          <w:t xml:space="preserve">o business architecture and scale it accordingly, organizations must seek a level of formality supported by industry standards and related technologies that align to these standards. </w:t>
        </w:r>
      </w:ins>
      <w:del w:id="779" w:author="William Ulrich" w:date="2018-11-24T15:01:00Z">
        <w:r w:rsidRPr="00951EAF" w:rsidDel="00DB1A9C">
          <w:rPr>
            <w:bCs/>
          </w:rPr>
          <w:delText>.</w:delText>
        </w:r>
      </w:del>
      <w:del w:id="780" w:author="William Ulrich" w:date="2018-11-24T15:02:00Z">
        <w:r w:rsidRPr="00951EAF" w:rsidDel="00DB1A9C">
          <w:rPr>
            <w:bCs/>
          </w:rPr>
          <w:delText xml:space="preserve"> </w:delText>
        </w:r>
      </w:del>
      <w:del w:id="781" w:author="William Ulrich" w:date="2018-11-24T15:00:00Z">
        <w:r w:rsidDel="00DB1A9C">
          <w:rPr>
            <w:bCs/>
          </w:rPr>
          <w:delText>Having an a</w:delText>
        </w:r>
        <w:r w:rsidRPr="00951EAF" w:rsidDel="00DB1A9C">
          <w:rPr>
            <w:bCs/>
          </w:rPr>
          <w:delText xml:space="preserve">wareness of </w:delText>
        </w:r>
        <w:r w:rsidDel="00DB1A9C">
          <w:rPr>
            <w:bCs/>
          </w:rPr>
          <w:delText>relevant stakeholders</w:delText>
        </w:r>
        <w:r w:rsidRPr="00951EAF" w:rsidDel="00DB1A9C">
          <w:rPr>
            <w:bCs/>
          </w:rPr>
          <w:delText xml:space="preserve"> and </w:delText>
        </w:r>
        <w:r w:rsidDel="00DB1A9C">
          <w:rPr>
            <w:bCs/>
          </w:rPr>
          <w:delText xml:space="preserve">the ways in </w:delText>
        </w:r>
        <w:r w:rsidRPr="00951EAF" w:rsidDel="00DB1A9C">
          <w:rPr>
            <w:bCs/>
          </w:rPr>
          <w:delText xml:space="preserve">which they support the value delivery of a </w:delText>
        </w:r>
        <w:r w:rsidDel="00DB1A9C">
          <w:rPr>
            <w:bCs/>
          </w:rPr>
          <w:delText>business</w:delText>
        </w:r>
        <w:r w:rsidRPr="00951EAF" w:rsidDel="00DB1A9C">
          <w:rPr>
            <w:bCs/>
          </w:rPr>
          <w:delText xml:space="preserve"> is key </w:delText>
        </w:r>
        <w:r w:rsidDel="00DB1A9C">
          <w:rPr>
            <w:bCs/>
          </w:rPr>
          <w:delText xml:space="preserve">to </w:delText>
        </w:r>
        <w:r w:rsidRPr="00951EAF" w:rsidDel="00DB1A9C">
          <w:rPr>
            <w:bCs/>
          </w:rPr>
          <w:delText>success.</w:delText>
        </w:r>
      </w:del>
    </w:p>
    <w:p w14:paraId="4D46FE68" w14:textId="273613DC" w:rsidR="00AF7476" w:rsidDel="00DB1A9C" w:rsidRDefault="00AF7476">
      <w:pPr>
        <w:spacing w:after="120" w:line="264" w:lineRule="auto"/>
        <w:contextualSpacing/>
        <w:rPr>
          <w:del w:id="782" w:author="William Ulrich" w:date="2018-11-24T15:00:00Z"/>
          <w:bCs/>
        </w:rPr>
        <w:pPrChange w:id="783" w:author="William Ulrich" w:date="2018-11-24T15:02:00Z">
          <w:pPr/>
        </w:pPrChange>
      </w:pPr>
    </w:p>
    <w:p w14:paraId="779BD696" w14:textId="2E734CB6" w:rsidR="00AF7476" w:rsidDel="00DB1A9C" w:rsidRDefault="00AF7476">
      <w:pPr>
        <w:spacing w:after="120" w:line="264" w:lineRule="auto"/>
        <w:rPr>
          <w:del w:id="784" w:author="William Ulrich" w:date="2018-11-24T15:02:00Z"/>
          <w:bCs/>
        </w:rPr>
        <w:pPrChange w:id="785" w:author="William Ulrich" w:date="2018-11-24T15:03:00Z">
          <w:pPr/>
        </w:pPrChange>
      </w:pPr>
      <w:del w:id="786" w:author="William Ulrich" w:date="2018-11-24T15:02:00Z">
        <w:r w:rsidDel="00DB1A9C">
          <w:rPr>
            <w:bCs/>
          </w:rPr>
          <w:delText xml:space="preserve">To gain benefit from this approach key value streams that identify how customers attain value and their enabling capabilities must be identified, so that it can be used as part of </w:delText>
        </w:r>
        <w:r w:rsidRPr="00951EAF" w:rsidDel="00DB1A9C">
          <w:rPr>
            <w:bCs/>
          </w:rPr>
          <w:delText xml:space="preserve">a framework </w:delText>
        </w:r>
        <w:r w:rsidDel="00DB1A9C">
          <w:rPr>
            <w:bCs/>
          </w:rPr>
          <w:delText xml:space="preserve">which is </w:delText>
        </w:r>
        <w:r w:rsidRPr="00951EAF" w:rsidDel="00DB1A9C">
          <w:rPr>
            <w:bCs/>
          </w:rPr>
          <w:delText xml:space="preserve">ultimately a tool to translate strategic objectives and tactical demands into precise </w:delText>
        </w:r>
        <w:r w:rsidDel="00DB1A9C">
          <w:rPr>
            <w:bCs/>
          </w:rPr>
          <w:delText xml:space="preserve">courses of </w:delText>
        </w:r>
        <w:r w:rsidRPr="00951EAF" w:rsidDel="00DB1A9C">
          <w:rPr>
            <w:bCs/>
          </w:rPr>
          <w:delText>actions.</w:delText>
        </w:r>
        <w:r w:rsidDel="00DB1A9C">
          <w:rPr>
            <w:bCs/>
          </w:rPr>
          <w:delText xml:space="preserve"> </w:delText>
        </w:r>
        <w:r w:rsidR="00F32F68" w:rsidDel="00DB1A9C">
          <w:rPr>
            <w:bCs/>
          </w:rPr>
          <w:delText xml:space="preserve">The method to achieve this needs to be applied </w:delText>
        </w:r>
        <w:r w:rsidR="007A0A4B" w:rsidDel="00DB1A9C">
          <w:rPr>
            <w:bCs/>
          </w:rPr>
          <w:delText xml:space="preserve">at scale so that contributions can be consolidated and </w:delText>
        </w:r>
        <w:r w:rsidR="00F32F68" w:rsidDel="00DB1A9C">
          <w:rPr>
            <w:bCs/>
          </w:rPr>
          <w:delText>communicated consistently in a principled manner.</w:delText>
        </w:r>
      </w:del>
    </w:p>
    <w:p w14:paraId="2EC41FFD" w14:textId="77777777" w:rsidR="00846D51" w:rsidRDefault="00846D51">
      <w:pPr>
        <w:spacing w:after="120" w:line="264" w:lineRule="auto"/>
        <w:pPrChange w:id="787" w:author="William Ulrich" w:date="2018-11-24T15:03:00Z">
          <w:pPr/>
        </w:pPrChange>
      </w:pPr>
    </w:p>
    <w:p w14:paraId="792D56AB" w14:textId="0209652C" w:rsidR="00A00956" w:rsidDel="00DB1A9C" w:rsidRDefault="00A00956">
      <w:pPr>
        <w:spacing w:after="120" w:line="264" w:lineRule="auto"/>
        <w:contextualSpacing/>
        <w:rPr>
          <w:del w:id="788" w:author="William Ulrich" w:date="2018-11-24T15:03:00Z"/>
        </w:rPr>
        <w:pPrChange w:id="789" w:author="William Ulrich" w:date="2018-11-24T13:59:00Z">
          <w:pPr/>
        </w:pPrChange>
      </w:pPr>
      <w:r w:rsidRPr="00003222">
        <w:t xml:space="preserve">The Business Architecture Core Metamodel (BACM) is a standardization effort that seeks to establish a formal foundation for business architecture principles and best practices, furthering enabling the </w:t>
      </w:r>
      <w:r w:rsidRPr="00003222">
        <w:lastRenderedPageBreak/>
        <w:t>adoption of the discipline, reference model deployment, scalability, and automation support to enable the capture, communication, and interchange of essential business perspectives.</w:t>
      </w:r>
      <w:del w:id="790" w:author="William Ulrich" w:date="2018-11-24T15:03:00Z">
        <w:r w:rsidRPr="00003222" w:rsidDel="00DB1A9C">
          <w:delText xml:space="preserve"> </w:delText>
        </w:r>
      </w:del>
      <w:ins w:id="791" w:author="William Ulrich" w:date="2018-11-24T15:03:00Z">
        <w:r w:rsidR="00DB1A9C">
          <w:t xml:space="preserve"> </w:t>
        </w:r>
      </w:ins>
    </w:p>
    <w:p w14:paraId="5B62CB9F" w14:textId="3D7AF438" w:rsidR="00A00956" w:rsidDel="00DB1A9C" w:rsidRDefault="00A00956">
      <w:pPr>
        <w:spacing w:after="120" w:line="264" w:lineRule="auto"/>
        <w:contextualSpacing/>
        <w:rPr>
          <w:del w:id="792" w:author="William Ulrich" w:date="2018-11-24T15:03:00Z"/>
        </w:rPr>
        <w:pPrChange w:id="793" w:author="William Ulrich" w:date="2018-11-24T13:59:00Z">
          <w:pPr/>
        </w:pPrChange>
      </w:pPr>
    </w:p>
    <w:p w14:paraId="782A8A1F" w14:textId="2F907A8E" w:rsidR="00A00956" w:rsidRDefault="00A00956">
      <w:pPr>
        <w:spacing w:after="120" w:line="264" w:lineRule="auto"/>
        <w:contextualSpacing/>
        <w:pPrChange w:id="794" w:author="William Ulrich" w:date="2018-11-24T13:59:00Z">
          <w:pPr/>
        </w:pPrChange>
      </w:pPr>
      <w:del w:id="795" w:author="William Ulrich" w:date="2018-11-24T15:03:00Z">
        <w:r w:rsidRPr="00003222" w:rsidDel="00DB1A9C">
          <w:delText>E</w:delText>
        </w:r>
      </w:del>
      <w:ins w:id="796" w:author="William Ulrich" w:date="2018-11-24T15:03:00Z">
        <w:r w:rsidR="00DB1A9C">
          <w:t>E</w:t>
        </w:r>
      </w:ins>
      <w:r w:rsidRPr="00003222">
        <w:t>stablishing this foundation is essential to taking the value proposition of business architecture to the next level, scaling it across business ecosystems and delivering benefits across a variety of related disciplines, business areas, and strategic initiatives.</w:t>
      </w:r>
    </w:p>
    <w:p w14:paraId="350BFEE2" w14:textId="54BA5BE6" w:rsidR="00761D5E" w:rsidRDefault="00761D5E" w:rsidP="00985045">
      <w:pPr>
        <w:spacing w:after="120" w:line="264" w:lineRule="auto"/>
        <w:contextualSpacing/>
        <w:rPr>
          <w:ins w:id="797" w:author="William Ulrich" w:date="2018-11-24T15:03:00Z"/>
        </w:rPr>
      </w:pPr>
    </w:p>
    <w:p w14:paraId="0C6456E2" w14:textId="6D76AD58" w:rsidR="00DB1A9C" w:rsidRPr="00DB1A9C" w:rsidRDefault="00DB1A9C" w:rsidP="00985045">
      <w:pPr>
        <w:spacing w:after="120" w:line="264" w:lineRule="auto"/>
        <w:contextualSpacing/>
        <w:rPr>
          <w:ins w:id="798" w:author="William Ulrich" w:date="2018-11-24T15:03:00Z"/>
          <w:i/>
          <w:u w:val="single"/>
          <w:rPrChange w:id="799" w:author="William Ulrich" w:date="2018-11-24T15:03:00Z">
            <w:rPr>
              <w:ins w:id="800" w:author="William Ulrich" w:date="2018-11-24T15:03:00Z"/>
            </w:rPr>
          </w:rPrChange>
        </w:rPr>
      </w:pPr>
      <w:ins w:id="801" w:author="William Ulrich" w:date="2018-11-24T15:03:00Z">
        <w:r w:rsidRPr="00DB1A9C">
          <w:rPr>
            <w:i/>
            <w:u w:val="single"/>
            <w:rPrChange w:id="802" w:author="William Ulrich" w:date="2018-11-24T15:03:00Z">
              <w:rPr/>
            </w:rPrChange>
          </w:rPr>
          <w:t xml:space="preserve">Note to Readers: </w:t>
        </w:r>
      </w:ins>
    </w:p>
    <w:p w14:paraId="7CE50B6A" w14:textId="0BF2DE15" w:rsidR="00DB1A9C" w:rsidRPr="00DB1A9C" w:rsidRDefault="00DB1A9C" w:rsidP="00985045">
      <w:pPr>
        <w:spacing w:after="120" w:line="264" w:lineRule="auto"/>
        <w:contextualSpacing/>
        <w:rPr>
          <w:ins w:id="803" w:author="William Ulrich" w:date="2018-11-24T15:03:00Z"/>
          <w:i/>
          <w:rPrChange w:id="804" w:author="William Ulrich" w:date="2018-11-24T15:03:00Z">
            <w:rPr>
              <w:ins w:id="805" w:author="William Ulrich" w:date="2018-11-24T15:03:00Z"/>
            </w:rPr>
          </w:rPrChange>
        </w:rPr>
      </w:pPr>
      <w:ins w:id="806" w:author="William Ulrich" w:date="2018-11-24T15:03:00Z">
        <w:r>
          <w:rPr>
            <w:i/>
          </w:rPr>
          <w:t xml:space="preserve">The BACM is undergoing </w:t>
        </w:r>
      </w:ins>
      <w:ins w:id="807" w:author="William Ulrich" w:date="2018-11-24T15:04:00Z">
        <w:r>
          <w:rPr>
            <w:i/>
          </w:rPr>
          <w:t xml:space="preserve">standards submission reviews into 2019. As the OMG moves it process forward, it is anticipated that the BACM will reach the point where it becomes an adopted standard in </w:t>
        </w:r>
      </w:ins>
      <w:ins w:id="808" w:author="William Ulrich" w:date="2018-11-24T15:05:00Z">
        <w:r>
          <w:rPr>
            <w:i/>
          </w:rPr>
          <w:t xml:space="preserve">over the course of 2019. This paper will be updated according as progress ensues. </w:t>
        </w:r>
      </w:ins>
    </w:p>
    <w:p w14:paraId="5B3B450F" w14:textId="77777777" w:rsidR="00DB1A9C" w:rsidRDefault="00DB1A9C">
      <w:pPr>
        <w:spacing w:after="120" w:line="264" w:lineRule="auto"/>
        <w:contextualSpacing/>
        <w:pPrChange w:id="809" w:author="William Ulrich" w:date="2018-11-24T13:59:00Z">
          <w:pPr/>
        </w:pPrChange>
      </w:pPr>
    </w:p>
    <w:sectPr w:rsidR="00DB1A9C">
      <w:footerReference w:type="default" r:id="rId13"/>
      <w:endnotePr>
        <w:numFmt w:val="decimal"/>
      </w:endnotePr>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51" w:author="Derek Renouf" w:date="2018-12-11T17:43:00Z" w:initials="DR">
    <w:p w14:paraId="09027BDA" w14:textId="7E931EC7" w:rsidR="00131C83" w:rsidRDefault="00131C83">
      <w:pPr>
        <w:pStyle w:val="CommentText"/>
      </w:pPr>
      <w:r>
        <w:rPr>
          <w:rStyle w:val="CommentReference"/>
        </w:rPr>
        <w:annotationRef/>
      </w:r>
      <w:r>
        <w:t>We could have a Figure example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027BD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027BDA" w16cid:durableId="1FBA75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274F09" w14:textId="77777777" w:rsidR="00EE7D63" w:rsidRDefault="00EE7D63" w:rsidP="00441EDA">
      <w:r>
        <w:separator/>
      </w:r>
    </w:p>
  </w:endnote>
  <w:endnote w:type="continuationSeparator" w:id="0">
    <w:p w14:paraId="5FBFB717" w14:textId="77777777" w:rsidR="00EE7D63" w:rsidRDefault="00EE7D63" w:rsidP="00441EDA">
      <w:r>
        <w:continuationSeparator/>
      </w:r>
    </w:p>
  </w:endnote>
  <w:endnote w:id="1">
    <w:p w14:paraId="17BC8E48" w14:textId="190B8DFF" w:rsidR="00F47D1D" w:rsidRPr="0054647B" w:rsidRDefault="00F47D1D">
      <w:pPr>
        <w:pStyle w:val="EndnoteText"/>
      </w:pPr>
      <w:ins w:id="229" w:author="wmmulrich" w:date="2018-11-24T12:10:00Z">
        <w:r>
          <w:rPr>
            <w:rStyle w:val="EndnoteReference"/>
          </w:rPr>
          <w:endnoteRef/>
        </w:r>
        <w:r>
          <w:t xml:space="preserve"> A Guide to the Business Architecture Body of Knowledge® (BIZBOK® Guide), v7.0, Part 1</w:t>
        </w:r>
      </w:ins>
    </w:p>
  </w:endnote>
  <w:endnote w:id="2">
    <w:p w14:paraId="465C76A8" w14:textId="2615E502" w:rsidR="00F47D1D" w:rsidRPr="00872EFC" w:rsidRDefault="00F47D1D">
      <w:pPr>
        <w:pStyle w:val="EndnoteText"/>
      </w:pPr>
      <w:ins w:id="255" w:author="wmmulrich" w:date="2018-11-24T12:27:00Z">
        <w:r>
          <w:rPr>
            <w:rStyle w:val="EndnoteReference"/>
          </w:rPr>
          <w:endnoteRef/>
        </w:r>
        <w:r>
          <w:t xml:space="preserve"> </w:t>
        </w:r>
      </w:ins>
      <w:ins w:id="256" w:author="wmmulrich" w:date="2018-11-24T12:28:00Z">
        <w:r>
          <w:t>A Guide to the Business Architecture Body of Knowledge® (BIZBOK® Guide), v7.0, Part 1</w:t>
        </w:r>
      </w:ins>
    </w:p>
  </w:endnote>
  <w:endnote w:id="3">
    <w:p w14:paraId="6F8FA12F" w14:textId="651D1DEF" w:rsidR="00F47D1D" w:rsidRPr="006B063A" w:rsidRDefault="00F47D1D">
      <w:pPr>
        <w:pStyle w:val="EndnoteText"/>
      </w:pPr>
      <w:ins w:id="651" w:author="wmmulrich" w:date="2018-11-24T11:12:00Z">
        <w:r>
          <w:rPr>
            <w:rStyle w:val="EndnoteReference"/>
          </w:rPr>
          <w:endnoteRef/>
        </w:r>
        <w:r>
          <w:t xml:space="preserve"> </w:t>
        </w:r>
      </w:ins>
      <w:ins w:id="652" w:author="wmmulrich" w:date="2018-11-24T11:13:00Z">
        <w:r>
          <w:t xml:space="preserve">A Guide to the Business Architecture Body of Knowledge® (BIZBOK® Guide), v7.0, Section 5.1. </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altName w:val="Sylfaen"/>
    <w:panose1 w:val="020B0604020202020204"/>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33908876"/>
      <w:docPartObj>
        <w:docPartGallery w:val="Page Numbers (Bottom of Page)"/>
        <w:docPartUnique/>
      </w:docPartObj>
    </w:sdtPr>
    <w:sdtEndPr/>
    <w:sdtContent>
      <w:sdt>
        <w:sdtPr>
          <w:id w:val="1728636285"/>
          <w:docPartObj>
            <w:docPartGallery w:val="Page Numbers (Top of Page)"/>
            <w:docPartUnique/>
          </w:docPartObj>
        </w:sdtPr>
        <w:sdtEndPr/>
        <w:sdtContent>
          <w:p w14:paraId="0E6C085E" w14:textId="74E2C366" w:rsidR="00F47D1D" w:rsidRDefault="00F47D1D" w:rsidP="00441ED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CC1BA1" w14:textId="77777777" w:rsidR="00EE7D63" w:rsidRDefault="00EE7D63" w:rsidP="00441EDA">
      <w:r>
        <w:separator/>
      </w:r>
    </w:p>
  </w:footnote>
  <w:footnote w:type="continuationSeparator" w:id="0">
    <w:p w14:paraId="0A8D12F4" w14:textId="77777777" w:rsidR="00EE7D63" w:rsidRDefault="00EE7D63" w:rsidP="00441E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3526A7"/>
    <w:multiLevelType w:val="hybridMultilevel"/>
    <w:tmpl w:val="1C1A6C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6677DB"/>
    <w:multiLevelType w:val="hybridMultilevel"/>
    <w:tmpl w:val="97925F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0877315"/>
    <w:multiLevelType w:val="hybridMultilevel"/>
    <w:tmpl w:val="7D22F5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4887C7A"/>
    <w:multiLevelType w:val="hybridMultilevel"/>
    <w:tmpl w:val="DBCE0C60"/>
    <w:lvl w:ilvl="0" w:tplc="4AA60FD6">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A877F15"/>
    <w:multiLevelType w:val="hybridMultilevel"/>
    <w:tmpl w:val="2F80B0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F5739E2"/>
    <w:multiLevelType w:val="hybridMultilevel"/>
    <w:tmpl w:val="97A2CB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AA3071E"/>
    <w:multiLevelType w:val="hybridMultilevel"/>
    <w:tmpl w:val="5008CD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1"/>
  </w:num>
  <w:num w:numId="5">
    <w:abstractNumId w:val="2"/>
  </w:num>
  <w:num w:numId="6">
    <w:abstractNumId w:val="0"/>
  </w:num>
  <w:num w:numId="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William Ulrich">
    <w15:presenceInfo w15:providerId="Windows Live" w15:userId="baca4686eb9d949d"/>
  </w15:person>
  <w15:person w15:author="wmmulrich">
    <w15:presenceInfo w15:providerId="Windows Live" w15:userId="baca4686eb9d949d"/>
  </w15:person>
  <w15:person w15:author="Derek Renouf">
    <w15:presenceInfo w15:providerId="Windows Live" w15:userId="0194dcc21d9ff6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D51"/>
    <w:rsid w:val="00003222"/>
    <w:rsid w:val="00007E94"/>
    <w:rsid w:val="00025845"/>
    <w:rsid w:val="00032D3D"/>
    <w:rsid w:val="00042FD8"/>
    <w:rsid w:val="00057415"/>
    <w:rsid w:val="00076EB6"/>
    <w:rsid w:val="00084D3C"/>
    <w:rsid w:val="000968AC"/>
    <w:rsid w:val="00097535"/>
    <w:rsid w:val="000D4AA7"/>
    <w:rsid w:val="000F00A3"/>
    <w:rsid w:val="00100F9C"/>
    <w:rsid w:val="00103BAF"/>
    <w:rsid w:val="0012400F"/>
    <w:rsid w:val="00131229"/>
    <w:rsid w:val="00131C83"/>
    <w:rsid w:val="001357F9"/>
    <w:rsid w:val="00152DDB"/>
    <w:rsid w:val="00182118"/>
    <w:rsid w:val="00186B69"/>
    <w:rsid w:val="00190575"/>
    <w:rsid w:val="001D3951"/>
    <w:rsid w:val="001D7F50"/>
    <w:rsid w:val="001E1106"/>
    <w:rsid w:val="001F3090"/>
    <w:rsid w:val="001F76BE"/>
    <w:rsid w:val="002147D9"/>
    <w:rsid w:val="00254908"/>
    <w:rsid w:val="002568A2"/>
    <w:rsid w:val="00257A9F"/>
    <w:rsid w:val="002635DD"/>
    <w:rsid w:val="00264127"/>
    <w:rsid w:val="002D3A64"/>
    <w:rsid w:val="002F1740"/>
    <w:rsid w:val="002F65DE"/>
    <w:rsid w:val="003069BE"/>
    <w:rsid w:val="003170D6"/>
    <w:rsid w:val="0035799F"/>
    <w:rsid w:val="00363795"/>
    <w:rsid w:val="00372661"/>
    <w:rsid w:val="00376D52"/>
    <w:rsid w:val="00377724"/>
    <w:rsid w:val="0038455E"/>
    <w:rsid w:val="00384C76"/>
    <w:rsid w:val="003917BD"/>
    <w:rsid w:val="00391EEF"/>
    <w:rsid w:val="0039655E"/>
    <w:rsid w:val="003A5073"/>
    <w:rsid w:val="003A5174"/>
    <w:rsid w:val="003A542D"/>
    <w:rsid w:val="003A5ACB"/>
    <w:rsid w:val="003D70F9"/>
    <w:rsid w:val="003D7CED"/>
    <w:rsid w:val="003E35D4"/>
    <w:rsid w:val="00401EC1"/>
    <w:rsid w:val="004145F2"/>
    <w:rsid w:val="004207F1"/>
    <w:rsid w:val="00421C57"/>
    <w:rsid w:val="00427924"/>
    <w:rsid w:val="00434741"/>
    <w:rsid w:val="00441EDA"/>
    <w:rsid w:val="004430B5"/>
    <w:rsid w:val="00447790"/>
    <w:rsid w:val="00454B8D"/>
    <w:rsid w:val="0047750F"/>
    <w:rsid w:val="004C5BB9"/>
    <w:rsid w:val="004D5DE9"/>
    <w:rsid w:val="004E0EC3"/>
    <w:rsid w:val="004E6F63"/>
    <w:rsid w:val="004F6A7D"/>
    <w:rsid w:val="005006D7"/>
    <w:rsid w:val="00504513"/>
    <w:rsid w:val="0051030B"/>
    <w:rsid w:val="00527925"/>
    <w:rsid w:val="0054647B"/>
    <w:rsid w:val="005A1557"/>
    <w:rsid w:val="005A52C1"/>
    <w:rsid w:val="005D501D"/>
    <w:rsid w:val="00602B53"/>
    <w:rsid w:val="00605385"/>
    <w:rsid w:val="00606B50"/>
    <w:rsid w:val="006232FF"/>
    <w:rsid w:val="006265DC"/>
    <w:rsid w:val="00636AC8"/>
    <w:rsid w:val="00643809"/>
    <w:rsid w:val="00645752"/>
    <w:rsid w:val="006855E0"/>
    <w:rsid w:val="00693638"/>
    <w:rsid w:val="006940BC"/>
    <w:rsid w:val="006B063A"/>
    <w:rsid w:val="006B5E0B"/>
    <w:rsid w:val="006C431C"/>
    <w:rsid w:val="006D3147"/>
    <w:rsid w:val="00704A5C"/>
    <w:rsid w:val="007123A7"/>
    <w:rsid w:val="00717584"/>
    <w:rsid w:val="00722F74"/>
    <w:rsid w:val="00736155"/>
    <w:rsid w:val="00741BE9"/>
    <w:rsid w:val="00761D5E"/>
    <w:rsid w:val="00790FAB"/>
    <w:rsid w:val="007A0A4B"/>
    <w:rsid w:val="007B1FCB"/>
    <w:rsid w:val="007D17E8"/>
    <w:rsid w:val="007E106F"/>
    <w:rsid w:val="007F538E"/>
    <w:rsid w:val="00807869"/>
    <w:rsid w:val="00820972"/>
    <w:rsid w:val="008233EA"/>
    <w:rsid w:val="00831AD3"/>
    <w:rsid w:val="0083501C"/>
    <w:rsid w:val="00846D51"/>
    <w:rsid w:val="00871076"/>
    <w:rsid w:val="00872EFC"/>
    <w:rsid w:val="00886F6F"/>
    <w:rsid w:val="008A3A7C"/>
    <w:rsid w:val="008B4584"/>
    <w:rsid w:val="008C5538"/>
    <w:rsid w:val="008E292F"/>
    <w:rsid w:val="008E561B"/>
    <w:rsid w:val="008F4220"/>
    <w:rsid w:val="00902021"/>
    <w:rsid w:val="0091728A"/>
    <w:rsid w:val="009241CE"/>
    <w:rsid w:val="00927EFB"/>
    <w:rsid w:val="00933489"/>
    <w:rsid w:val="00946982"/>
    <w:rsid w:val="00951EAF"/>
    <w:rsid w:val="009542FE"/>
    <w:rsid w:val="0096118A"/>
    <w:rsid w:val="00980E58"/>
    <w:rsid w:val="0098425D"/>
    <w:rsid w:val="00985045"/>
    <w:rsid w:val="0098774D"/>
    <w:rsid w:val="009A6C38"/>
    <w:rsid w:val="009B573F"/>
    <w:rsid w:val="009D46D9"/>
    <w:rsid w:val="00A00956"/>
    <w:rsid w:val="00A16FF7"/>
    <w:rsid w:val="00A26B69"/>
    <w:rsid w:val="00A333AA"/>
    <w:rsid w:val="00A41D75"/>
    <w:rsid w:val="00A44019"/>
    <w:rsid w:val="00AA72BA"/>
    <w:rsid w:val="00AA76AB"/>
    <w:rsid w:val="00AB1B26"/>
    <w:rsid w:val="00AB31E6"/>
    <w:rsid w:val="00AC27D0"/>
    <w:rsid w:val="00AC6319"/>
    <w:rsid w:val="00AD5663"/>
    <w:rsid w:val="00AE7E2D"/>
    <w:rsid w:val="00AF3BF4"/>
    <w:rsid w:val="00AF7476"/>
    <w:rsid w:val="00B112B9"/>
    <w:rsid w:val="00B26E81"/>
    <w:rsid w:val="00B3262A"/>
    <w:rsid w:val="00B34943"/>
    <w:rsid w:val="00B46D77"/>
    <w:rsid w:val="00B82758"/>
    <w:rsid w:val="00BA35B2"/>
    <w:rsid w:val="00BB7E19"/>
    <w:rsid w:val="00BC04BC"/>
    <w:rsid w:val="00BD5FB5"/>
    <w:rsid w:val="00BF590B"/>
    <w:rsid w:val="00C109AE"/>
    <w:rsid w:val="00C10C39"/>
    <w:rsid w:val="00C1311F"/>
    <w:rsid w:val="00C1457C"/>
    <w:rsid w:val="00C213D0"/>
    <w:rsid w:val="00C237CD"/>
    <w:rsid w:val="00C4721A"/>
    <w:rsid w:val="00C51AC4"/>
    <w:rsid w:val="00C55A5F"/>
    <w:rsid w:val="00C70A78"/>
    <w:rsid w:val="00C75092"/>
    <w:rsid w:val="00C91BB1"/>
    <w:rsid w:val="00CA06E6"/>
    <w:rsid w:val="00CB418A"/>
    <w:rsid w:val="00CB44E8"/>
    <w:rsid w:val="00CE67E2"/>
    <w:rsid w:val="00D1028D"/>
    <w:rsid w:val="00D1450D"/>
    <w:rsid w:val="00D26A15"/>
    <w:rsid w:val="00D31C0D"/>
    <w:rsid w:val="00D42B26"/>
    <w:rsid w:val="00D62000"/>
    <w:rsid w:val="00D73144"/>
    <w:rsid w:val="00D87A37"/>
    <w:rsid w:val="00DA715B"/>
    <w:rsid w:val="00DB1A9C"/>
    <w:rsid w:val="00DB35F2"/>
    <w:rsid w:val="00DB694F"/>
    <w:rsid w:val="00DE26E6"/>
    <w:rsid w:val="00DE77EE"/>
    <w:rsid w:val="00E32A52"/>
    <w:rsid w:val="00E71E2B"/>
    <w:rsid w:val="00E93267"/>
    <w:rsid w:val="00EB5387"/>
    <w:rsid w:val="00EC4E2B"/>
    <w:rsid w:val="00EE0B57"/>
    <w:rsid w:val="00EE7D63"/>
    <w:rsid w:val="00EF5898"/>
    <w:rsid w:val="00F01793"/>
    <w:rsid w:val="00F05560"/>
    <w:rsid w:val="00F23EA7"/>
    <w:rsid w:val="00F32F68"/>
    <w:rsid w:val="00F36C9E"/>
    <w:rsid w:val="00F47D1D"/>
    <w:rsid w:val="00F544CA"/>
    <w:rsid w:val="00F5630A"/>
    <w:rsid w:val="00F600A2"/>
    <w:rsid w:val="00F67585"/>
    <w:rsid w:val="00F97EE4"/>
    <w:rsid w:val="00FF598E"/>
    <w:rsid w:val="00FF7F4D"/>
    <w:rsid w:val="36C3AB6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5A319"/>
  <w15:chartTrackingRefBased/>
  <w15:docId w15:val="{73643770-BD2C-4F74-8060-4C7653046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46D51"/>
    <w:pPr>
      <w:spacing w:after="0" w:line="240" w:lineRule="auto"/>
    </w:pPr>
    <w:rPr>
      <w:lang w:val="en-US"/>
    </w:rPr>
  </w:style>
  <w:style w:type="paragraph" w:styleId="Heading1">
    <w:name w:val="heading 1"/>
    <w:basedOn w:val="Normal"/>
    <w:next w:val="Normal"/>
    <w:link w:val="Heading1Char"/>
    <w:uiPriority w:val="9"/>
    <w:qFormat/>
    <w:rsid w:val="006855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501D"/>
    <w:pPr>
      <w:keepNext/>
      <w:keepLines/>
      <w:spacing w:before="120" w:after="2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0A3"/>
    <w:pPr>
      <w:ind w:left="720"/>
      <w:contextualSpacing/>
    </w:pPr>
  </w:style>
  <w:style w:type="character" w:customStyle="1" w:styleId="Heading1Char">
    <w:name w:val="Heading 1 Char"/>
    <w:basedOn w:val="DefaultParagraphFont"/>
    <w:link w:val="Heading1"/>
    <w:uiPriority w:val="9"/>
    <w:rsid w:val="006855E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D501D"/>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441EDA"/>
    <w:pPr>
      <w:tabs>
        <w:tab w:val="center" w:pos="4513"/>
        <w:tab w:val="right" w:pos="9026"/>
      </w:tabs>
    </w:pPr>
  </w:style>
  <w:style w:type="character" w:customStyle="1" w:styleId="HeaderChar">
    <w:name w:val="Header Char"/>
    <w:basedOn w:val="DefaultParagraphFont"/>
    <w:link w:val="Header"/>
    <w:uiPriority w:val="99"/>
    <w:rsid w:val="00441EDA"/>
  </w:style>
  <w:style w:type="paragraph" w:styleId="Footer">
    <w:name w:val="footer"/>
    <w:basedOn w:val="Normal"/>
    <w:link w:val="FooterChar"/>
    <w:uiPriority w:val="99"/>
    <w:unhideWhenUsed/>
    <w:rsid w:val="00441EDA"/>
    <w:pPr>
      <w:tabs>
        <w:tab w:val="center" w:pos="4513"/>
        <w:tab w:val="right" w:pos="9026"/>
      </w:tabs>
    </w:pPr>
  </w:style>
  <w:style w:type="character" w:customStyle="1" w:styleId="FooterChar">
    <w:name w:val="Footer Char"/>
    <w:basedOn w:val="DefaultParagraphFont"/>
    <w:link w:val="Footer"/>
    <w:uiPriority w:val="99"/>
    <w:rsid w:val="00441EDA"/>
  </w:style>
  <w:style w:type="character" w:styleId="Strong">
    <w:name w:val="Strong"/>
    <w:basedOn w:val="DefaultParagraphFont"/>
    <w:uiPriority w:val="22"/>
    <w:qFormat/>
    <w:rsid w:val="00A333AA"/>
    <w:rPr>
      <w:b/>
      <w:bCs/>
      <w:sz w:val="24"/>
      <w:szCs w:val="24"/>
    </w:rPr>
  </w:style>
  <w:style w:type="paragraph" w:customStyle="1" w:styleId="rb-figure">
    <w:name w:val="rb-figure"/>
    <w:basedOn w:val="Normal"/>
    <w:qFormat/>
    <w:rsid w:val="00A333AA"/>
    <w:pPr>
      <w:widowControl w:val="0"/>
      <w:spacing w:before="120" w:after="360" w:line="276" w:lineRule="auto"/>
      <w:jc w:val="center"/>
    </w:pPr>
    <w:rPr>
      <w:b/>
      <w:sz w:val="24"/>
    </w:rPr>
  </w:style>
  <w:style w:type="paragraph" w:styleId="EndnoteText">
    <w:name w:val="endnote text"/>
    <w:basedOn w:val="Normal"/>
    <w:link w:val="EndnoteTextChar"/>
    <w:uiPriority w:val="99"/>
    <w:semiHidden/>
    <w:unhideWhenUsed/>
    <w:rsid w:val="006B063A"/>
    <w:rPr>
      <w:sz w:val="20"/>
      <w:szCs w:val="20"/>
    </w:rPr>
  </w:style>
  <w:style w:type="character" w:customStyle="1" w:styleId="EndnoteTextChar">
    <w:name w:val="Endnote Text Char"/>
    <w:basedOn w:val="DefaultParagraphFont"/>
    <w:link w:val="EndnoteText"/>
    <w:uiPriority w:val="99"/>
    <w:semiHidden/>
    <w:rsid w:val="006B063A"/>
    <w:rPr>
      <w:sz w:val="20"/>
      <w:szCs w:val="20"/>
    </w:rPr>
  </w:style>
  <w:style w:type="character" w:styleId="EndnoteReference">
    <w:name w:val="endnote reference"/>
    <w:basedOn w:val="DefaultParagraphFont"/>
    <w:uiPriority w:val="99"/>
    <w:semiHidden/>
    <w:unhideWhenUsed/>
    <w:rsid w:val="006B063A"/>
    <w:rPr>
      <w:vertAlign w:val="superscript"/>
    </w:rPr>
  </w:style>
  <w:style w:type="character" w:styleId="CommentReference">
    <w:name w:val="annotation reference"/>
    <w:basedOn w:val="DefaultParagraphFont"/>
    <w:uiPriority w:val="99"/>
    <w:semiHidden/>
    <w:unhideWhenUsed/>
    <w:rsid w:val="0098774D"/>
    <w:rPr>
      <w:sz w:val="16"/>
      <w:szCs w:val="16"/>
    </w:rPr>
  </w:style>
  <w:style w:type="paragraph" w:styleId="CommentText">
    <w:name w:val="annotation text"/>
    <w:basedOn w:val="Normal"/>
    <w:link w:val="CommentTextChar"/>
    <w:uiPriority w:val="99"/>
    <w:semiHidden/>
    <w:unhideWhenUsed/>
    <w:rsid w:val="0098774D"/>
    <w:rPr>
      <w:sz w:val="20"/>
      <w:szCs w:val="20"/>
    </w:rPr>
  </w:style>
  <w:style w:type="character" w:customStyle="1" w:styleId="CommentTextChar">
    <w:name w:val="Comment Text Char"/>
    <w:basedOn w:val="DefaultParagraphFont"/>
    <w:link w:val="CommentText"/>
    <w:uiPriority w:val="99"/>
    <w:semiHidden/>
    <w:rsid w:val="0098774D"/>
    <w:rPr>
      <w:sz w:val="20"/>
      <w:szCs w:val="20"/>
    </w:rPr>
  </w:style>
  <w:style w:type="paragraph" w:styleId="CommentSubject">
    <w:name w:val="annotation subject"/>
    <w:basedOn w:val="CommentText"/>
    <w:next w:val="CommentText"/>
    <w:link w:val="CommentSubjectChar"/>
    <w:uiPriority w:val="99"/>
    <w:semiHidden/>
    <w:unhideWhenUsed/>
    <w:rsid w:val="0098774D"/>
    <w:rPr>
      <w:b/>
      <w:bCs/>
    </w:rPr>
  </w:style>
  <w:style w:type="character" w:customStyle="1" w:styleId="CommentSubjectChar">
    <w:name w:val="Comment Subject Char"/>
    <w:basedOn w:val="CommentTextChar"/>
    <w:link w:val="CommentSubject"/>
    <w:uiPriority w:val="99"/>
    <w:semiHidden/>
    <w:rsid w:val="0098774D"/>
    <w:rPr>
      <w:b/>
      <w:bCs/>
      <w:sz w:val="20"/>
      <w:szCs w:val="20"/>
    </w:rPr>
  </w:style>
  <w:style w:type="paragraph" w:styleId="BalloonText">
    <w:name w:val="Balloon Text"/>
    <w:basedOn w:val="Normal"/>
    <w:link w:val="BalloonTextChar"/>
    <w:uiPriority w:val="99"/>
    <w:semiHidden/>
    <w:unhideWhenUsed/>
    <w:rsid w:val="009877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774D"/>
    <w:rPr>
      <w:rFonts w:ascii="Segoe UI" w:hAnsi="Segoe UI" w:cs="Segoe UI"/>
      <w:sz w:val="18"/>
      <w:szCs w:val="18"/>
    </w:rPr>
  </w:style>
  <w:style w:type="paragraph" w:styleId="FootnoteText">
    <w:name w:val="footnote text"/>
    <w:basedOn w:val="Normal"/>
    <w:link w:val="FootnoteTextChar"/>
    <w:uiPriority w:val="99"/>
    <w:semiHidden/>
    <w:unhideWhenUsed/>
    <w:rsid w:val="005A1557"/>
    <w:rPr>
      <w:sz w:val="20"/>
      <w:szCs w:val="20"/>
    </w:rPr>
  </w:style>
  <w:style w:type="character" w:customStyle="1" w:styleId="FootnoteTextChar">
    <w:name w:val="Footnote Text Char"/>
    <w:basedOn w:val="DefaultParagraphFont"/>
    <w:link w:val="FootnoteText"/>
    <w:uiPriority w:val="99"/>
    <w:semiHidden/>
    <w:rsid w:val="005A1557"/>
    <w:rPr>
      <w:sz w:val="20"/>
      <w:szCs w:val="20"/>
    </w:rPr>
  </w:style>
  <w:style w:type="character" w:styleId="FootnoteReference">
    <w:name w:val="footnote reference"/>
    <w:basedOn w:val="DefaultParagraphFont"/>
    <w:uiPriority w:val="99"/>
    <w:semiHidden/>
    <w:unhideWhenUsed/>
    <w:rsid w:val="005A155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0055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78464-C450-6641-BE0D-419A6D47F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3418</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Derek.Renouf@holocentric.com;Scott.Parkin@holocentric.com</dc:creator>
  <cp:keywords/>
  <cp:lastModifiedBy>Jeffrey Wallk</cp:lastModifiedBy>
  <cp:revision>2</cp:revision>
  <cp:lastPrinted>2018-10-30T21:55:00Z</cp:lastPrinted>
  <dcterms:created xsi:type="dcterms:W3CDTF">2018-12-11T14:22:00Z</dcterms:created>
  <dcterms:modified xsi:type="dcterms:W3CDTF">2018-12-11T14:22:00Z</dcterms:modified>
</cp:coreProperties>
</file>