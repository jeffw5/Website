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FACFCA8" w14:textId="2C965AB5" w:rsidR="003928B5" w:rsidDel="00364B7B" w:rsidRDefault="00F83555">
      <w:pPr>
        <w:pStyle w:val="Heading3"/>
        <w:contextualSpacing w:val="0"/>
        <w:rPr>
          <w:del w:id="0" w:author="jeffrey wallk" w:date="2014-03-13T19:21:00Z"/>
        </w:rPr>
      </w:pPr>
      <w:bookmarkStart w:id="1" w:name="h.8g13ozvhekrr" w:colFirst="0" w:colLast="0"/>
      <w:bookmarkStart w:id="2" w:name="_GoBack"/>
      <w:bookmarkEnd w:id="1"/>
      <w:bookmarkEnd w:id="2"/>
      <w:del w:id="3" w:author="jeffrey wallk" w:date="2014-03-13T19:21:00Z">
        <w:r w:rsidDel="00364B7B">
          <w:delText>Goals &amp; Objectives:</w:delText>
        </w:r>
      </w:del>
    </w:p>
    <w:p w14:paraId="0A65A2D6" w14:textId="3087D7A5" w:rsidR="003928B5" w:rsidDel="00364B7B" w:rsidRDefault="00F83555">
      <w:pPr>
        <w:pStyle w:val="Normal1"/>
        <w:rPr>
          <w:del w:id="4" w:author="jeffrey wallk" w:date="2014-03-13T19:21:00Z"/>
        </w:rPr>
      </w:pPr>
      <w:del w:id="5" w:author="jeffrey wallk" w:date="2014-03-13T19:21:00Z">
        <w:r w:rsidDel="00364B7B">
          <w:delText xml:space="preserve">Part of my hope with the white paper is to educate executives on the need for Bus Arch to help </w:delText>
        </w:r>
        <w:commentRangeStart w:id="6"/>
        <w:commentRangeStart w:id="7"/>
        <w:r w:rsidDel="00364B7B">
          <w:delText>them improve their strategy first and then ensure they execute the strategy</w:delText>
        </w:r>
        <w:commentRangeEnd w:id="6"/>
        <w:r w:rsidDel="00364B7B">
          <w:commentReference w:id="6"/>
        </w:r>
        <w:commentRangeEnd w:id="7"/>
        <w:r w:rsidDel="00364B7B">
          <w:commentReference w:id="7"/>
        </w:r>
        <w:r w:rsidDel="00364B7B">
          <w:delText xml:space="preserve"> in the most effective manner.  The white paper needs to reframe the problem around strategy as a first step since so many strategies fail because they were directionally flawed (same causality argument that we’ve seen with projects that struggled because they did not have the right scope and requirements).  We need to highlight this as a pattern that occurs at the micro (task or project) and macro (program, BU, organization) level.</w:delText>
        </w:r>
      </w:del>
    </w:p>
    <w:p w14:paraId="7824A223" w14:textId="568D9CC7" w:rsidR="003928B5" w:rsidDel="00364B7B" w:rsidRDefault="00F83555">
      <w:pPr>
        <w:pStyle w:val="Normal1"/>
        <w:rPr>
          <w:del w:id="8" w:author="jeffrey wallk" w:date="2014-03-13T19:21:00Z"/>
        </w:rPr>
      </w:pPr>
      <w:del w:id="9" w:author="jeffrey wallk" w:date="2014-03-13T19:21:00Z">
        <w:r w:rsidDel="00364B7B">
          <w:delText xml:space="preserve"> </w:delText>
        </w:r>
      </w:del>
    </w:p>
    <w:p w14:paraId="306D13F9" w14:textId="3807F8E6" w:rsidR="003928B5" w:rsidDel="00364B7B" w:rsidRDefault="00F83555">
      <w:pPr>
        <w:pStyle w:val="Normal1"/>
        <w:rPr>
          <w:del w:id="10" w:author="jeffrey wallk" w:date="2014-03-13T19:21:00Z"/>
        </w:rPr>
      </w:pPr>
      <w:del w:id="11" w:author="jeffrey wallk" w:date="2014-03-13T19:21:00Z">
        <w:r w:rsidDel="00364B7B">
          <w:delText>So, from an outline perspective here are my thoughts on the key points to emphasize in the white paper:</w:delText>
        </w:r>
      </w:del>
    </w:p>
    <w:p w14:paraId="63A409A7" w14:textId="222177CC" w:rsidR="003928B5" w:rsidDel="00364B7B" w:rsidRDefault="00F83555">
      <w:pPr>
        <w:pStyle w:val="Normal1"/>
        <w:numPr>
          <w:ilvl w:val="0"/>
          <w:numId w:val="1"/>
        </w:numPr>
        <w:ind w:hanging="359"/>
        <w:contextualSpacing/>
        <w:rPr>
          <w:del w:id="12" w:author="jeffrey wallk" w:date="2014-03-13T19:21:00Z"/>
        </w:rPr>
      </w:pPr>
      <w:del w:id="13" w:author="jeffrey wallk" w:date="2014-03-13T19:21:00Z">
        <w:r w:rsidDel="00364B7B">
          <w:delText>The right strategy - alignment with customer needs (requires a more holistic definition of customer)</w:delText>
        </w:r>
      </w:del>
    </w:p>
    <w:p w14:paraId="27132F79" w14:textId="350BF4AF" w:rsidR="003928B5" w:rsidDel="00364B7B" w:rsidRDefault="00F83555">
      <w:pPr>
        <w:pStyle w:val="Normal1"/>
        <w:numPr>
          <w:ilvl w:val="0"/>
          <w:numId w:val="1"/>
        </w:numPr>
        <w:ind w:hanging="359"/>
        <w:contextualSpacing/>
        <w:rPr>
          <w:del w:id="14" w:author="jeffrey wallk" w:date="2014-03-13T19:21:00Z"/>
        </w:rPr>
      </w:pPr>
      <w:del w:id="15" w:author="jeffrey wallk" w:date="2014-03-13T19:21:00Z">
        <w:r w:rsidDel="00364B7B">
          <w:delText>The right priorities - Optimizing Execution (cascade effect associated with alignment and traceability)</w:delText>
        </w:r>
      </w:del>
    </w:p>
    <w:p w14:paraId="26110CB3" w14:textId="4A1D3563" w:rsidR="003928B5" w:rsidDel="00364B7B" w:rsidRDefault="00F83555">
      <w:pPr>
        <w:pStyle w:val="Normal1"/>
        <w:numPr>
          <w:ilvl w:val="0"/>
          <w:numId w:val="1"/>
        </w:numPr>
        <w:ind w:hanging="359"/>
        <w:contextualSpacing/>
        <w:rPr>
          <w:del w:id="16" w:author="jeffrey wallk" w:date="2014-03-13T19:21:00Z"/>
        </w:rPr>
      </w:pPr>
      <w:del w:id="17" w:author="jeffrey wallk" w:date="2014-03-13T19:21:00Z">
        <w:r w:rsidDel="00364B7B">
          <w:delText xml:space="preserve">The right results - Execution Management &amp; effective use of resources </w:delText>
        </w:r>
      </w:del>
    </w:p>
    <w:p w14:paraId="7720FD66" w14:textId="5D95F659" w:rsidR="003928B5" w:rsidDel="00364B7B" w:rsidRDefault="003928B5">
      <w:pPr>
        <w:pStyle w:val="Normal1"/>
        <w:rPr>
          <w:del w:id="18" w:author="jeffrey wallk" w:date="2014-03-13T19:21:00Z"/>
        </w:rPr>
      </w:pPr>
    </w:p>
    <w:p w14:paraId="47A6321B" w14:textId="13635087" w:rsidR="003928B5" w:rsidDel="00364B7B" w:rsidRDefault="00F83555">
      <w:pPr>
        <w:pStyle w:val="Normal1"/>
        <w:rPr>
          <w:del w:id="19" w:author="jeffrey wallk" w:date="2014-03-13T19:21:00Z"/>
        </w:rPr>
      </w:pPr>
      <w:del w:id="20" w:author="jeffrey wallk" w:date="2014-03-13T19:21:00Z">
        <w:r w:rsidDel="00364B7B">
          <w:rPr>
            <w:b/>
          </w:rPr>
          <w:delText>Theme:</w:delText>
        </w:r>
      </w:del>
    </w:p>
    <w:p w14:paraId="4DDD1FFB" w14:textId="16DF0A30" w:rsidR="003928B5" w:rsidDel="00364B7B" w:rsidRDefault="00F83555">
      <w:pPr>
        <w:pStyle w:val="Normal1"/>
        <w:rPr>
          <w:del w:id="21" w:author="jeffrey wallk" w:date="2014-03-13T19:21:00Z"/>
        </w:rPr>
      </w:pPr>
      <w:del w:id="22" w:author="jeffrey wallk" w:date="2014-03-13T19:21:00Z">
        <w:r w:rsidDel="00364B7B">
          <w:delText xml:space="preserve"> </w:delText>
        </w:r>
      </w:del>
    </w:p>
    <w:p w14:paraId="3720C8C9" w14:textId="64147C9D" w:rsidR="003928B5" w:rsidDel="00364B7B" w:rsidRDefault="00F83555">
      <w:pPr>
        <w:pStyle w:val="Normal1"/>
        <w:rPr>
          <w:del w:id="23" w:author="jeffrey wallk" w:date="2014-03-13T19:21:00Z"/>
        </w:rPr>
      </w:pPr>
      <w:del w:id="24" w:author="jeffrey wallk" w:date="2014-03-13T19:21:00Z">
        <w:r w:rsidDel="00364B7B">
          <w:delText>sell the Why, explain the What, provide the How</w:delText>
        </w:r>
      </w:del>
    </w:p>
    <w:p w14:paraId="7FC3905F" w14:textId="16381430" w:rsidR="003928B5" w:rsidDel="00364B7B" w:rsidRDefault="00F83555">
      <w:pPr>
        <w:pStyle w:val="Normal1"/>
        <w:rPr>
          <w:del w:id="25" w:author="jeffrey wallk" w:date="2014-03-13T19:21:00Z"/>
        </w:rPr>
      </w:pPr>
      <w:del w:id="26" w:author="jeffrey wallk" w:date="2014-03-13T19:21:00Z">
        <w:r w:rsidDel="00364B7B">
          <w:delText>need to reinforce what the Guild brings to enable all 3 (why, what, and especially how)</w:delText>
        </w:r>
      </w:del>
    </w:p>
    <w:p w14:paraId="0C86860D" w14:textId="29D9B883" w:rsidR="003928B5" w:rsidDel="00364B7B" w:rsidRDefault="00F83555">
      <w:pPr>
        <w:pStyle w:val="Normal1"/>
        <w:rPr>
          <w:del w:id="27" w:author="jeffrey wallk" w:date="2014-03-13T19:21:00Z"/>
        </w:rPr>
      </w:pPr>
      <w:del w:id="28" w:author="jeffrey wallk" w:date="2014-03-13T19:21:00Z">
        <w:r w:rsidDel="00364B7B">
          <w:delText xml:space="preserve"> </w:delText>
        </w:r>
      </w:del>
    </w:p>
    <w:p w14:paraId="1FD145D1" w14:textId="24F4BE3E" w:rsidR="003928B5" w:rsidDel="00364B7B" w:rsidRDefault="00F83555">
      <w:pPr>
        <w:pStyle w:val="Normal1"/>
        <w:rPr>
          <w:del w:id="29" w:author="jeffrey wallk" w:date="2014-03-13T19:21:00Z"/>
        </w:rPr>
      </w:pPr>
      <w:del w:id="30" w:author="jeffrey wallk" w:date="2014-03-13T19:21:00Z">
        <w:r w:rsidDel="00364B7B">
          <w:rPr>
            <w:b/>
          </w:rPr>
          <w:delText>Key Formula:</w:delText>
        </w:r>
      </w:del>
    </w:p>
    <w:p w14:paraId="3A701308" w14:textId="2D219AAE" w:rsidR="003928B5" w:rsidDel="00364B7B" w:rsidRDefault="00F83555">
      <w:pPr>
        <w:pStyle w:val="Normal1"/>
        <w:rPr>
          <w:del w:id="31" w:author="jeffrey wallk" w:date="2014-03-13T19:21:00Z"/>
        </w:rPr>
      </w:pPr>
      <w:del w:id="32" w:author="jeffrey wallk" w:date="2014-03-13T19:21:00Z">
        <w:r w:rsidDel="00364B7B">
          <w:delText xml:space="preserve"> </w:delText>
        </w:r>
      </w:del>
    </w:p>
    <w:p w14:paraId="7896E4E8" w14:textId="62A2F0D5" w:rsidR="003928B5" w:rsidDel="00364B7B" w:rsidRDefault="00F83555">
      <w:pPr>
        <w:pStyle w:val="Normal1"/>
        <w:rPr>
          <w:del w:id="33" w:author="jeffrey wallk" w:date="2014-03-13T19:21:00Z"/>
        </w:rPr>
      </w:pPr>
      <w:del w:id="34" w:author="jeffrey wallk" w:date="2014-03-13T19:21:00Z">
        <w:r w:rsidDel="00364B7B">
          <w:delText xml:space="preserve">1. Measure Value:  Customer Focus -&gt; Desired Outcomes (1) -&gt; </w:delText>
        </w:r>
      </w:del>
    </w:p>
    <w:p w14:paraId="4FD891AA" w14:textId="0038A345" w:rsidR="003928B5" w:rsidDel="00364B7B" w:rsidRDefault="00F83555">
      <w:pPr>
        <w:pStyle w:val="Normal1"/>
        <w:rPr>
          <w:del w:id="35" w:author="jeffrey wallk" w:date="2014-03-13T19:21:00Z"/>
        </w:rPr>
      </w:pPr>
      <w:del w:id="36" w:author="jeffrey wallk" w:date="2014-03-13T19:21:00Z">
        <w:r w:rsidDel="00364B7B">
          <w:delText xml:space="preserve">2. Deliver Value:     External Services (1) -&gt; products &amp; processes </w:delText>
        </w:r>
      </w:del>
    </w:p>
    <w:p w14:paraId="42590A7D" w14:textId="76FC4C7A" w:rsidR="003928B5" w:rsidDel="00364B7B" w:rsidRDefault="00F83555">
      <w:pPr>
        <w:pStyle w:val="Normal1"/>
        <w:rPr>
          <w:del w:id="37" w:author="jeffrey wallk" w:date="2014-03-13T19:21:00Z"/>
        </w:rPr>
      </w:pPr>
      <w:del w:id="38" w:author="jeffrey wallk" w:date="2014-03-13T19:21:00Z">
        <w:r w:rsidDel="00364B7B">
          <w:delText xml:space="preserve">3. Create Value:     capabilities -&gt; internal services -&gt; UML story boards -&gt; Features </w:delText>
        </w:r>
      </w:del>
    </w:p>
    <w:p w14:paraId="6CF42E2E" w14:textId="7EF0BBEF" w:rsidR="003928B5" w:rsidDel="00364B7B" w:rsidRDefault="00F83555">
      <w:pPr>
        <w:pStyle w:val="Normal1"/>
        <w:rPr>
          <w:del w:id="39" w:author="jeffrey wallk" w:date="2014-03-13T19:21:00Z"/>
        </w:rPr>
      </w:pPr>
      <w:del w:id="40" w:author="jeffrey wallk" w:date="2014-03-13T19:21:00Z">
        <w:r w:rsidDel="00364B7B">
          <w:delText xml:space="preserve"> </w:delText>
        </w:r>
      </w:del>
    </w:p>
    <w:p w14:paraId="6E9C9391" w14:textId="231892C8" w:rsidR="003928B5" w:rsidDel="00364B7B" w:rsidRDefault="00F83555">
      <w:pPr>
        <w:pStyle w:val="Normal1"/>
        <w:rPr>
          <w:del w:id="41" w:author="jeffrey wallk" w:date="2014-03-13T19:21:00Z"/>
        </w:rPr>
      </w:pPr>
      <w:del w:id="42" w:author="jeffrey wallk" w:date="2014-03-13T19:21:00Z">
        <w:r w:rsidDel="00364B7B">
          <w:delText>(1.) this is where value is measured from the customer &amp; stakeholder POV</w:delText>
        </w:r>
      </w:del>
    </w:p>
    <w:p w14:paraId="07D6216F" w14:textId="6F96835D" w:rsidR="003928B5" w:rsidDel="00364B7B" w:rsidRDefault="00F83555">
      <w:pPr>
        <w:pStyle w:val="Normal1"/>
        <w:rPr>
          <w:del w:id="43" w:author="jeffrey wallk" w:date="2014-03-13T19:21:00Z"/>
        </w:rPr>
      </w:pPr>
      <w:del w:id="44" w:author="jeffrey wallk" w:date="2014-03-13T19:21:00Z">
        <w:r w:rsidDel="00364B7B">
          <w:delText>(2.) provided by organization and 3rd parties</w:delText>
        </w:r>
      </w:del>
    </w:p>
    <w:p w14:paraId="3CCD4743" w14:textId="73FF83C4" w:rsidR="003928B5" w:rsidDel="00364B7B" w:rsidRDefault="00F83555">
      <w:pPr>
        <w:pStyle w:val="Normal1"/>
        <w:rPr>
          <w:del w:id="45" w:author="jeffrey wallk" w:date="2014-03-13T19:21:00Z"/>
        </w:rPr>
      </w:pPr>
      <w:del w:id="46" w:author="jeffrey wallk" w:date="2014-03-13T19:21:00Z">
        <w:r w:rsidDel="00364B7B">
          <w:delText>(3.) combination of Technology, Processes, &amp; Data-&gt;Information-&gt;Knowledge</w:delText>
        </w:r>
      </w:del>
    </w:p>
    <w:p w14:paraId="2A33A810" w14:textId="36FE5064" w:rsidR="003928B5" w:rsidDel="00364B7B" w:rsidRDefault="00F83555">
      <w:pPr>
        <w:pStyle w:val="Normal1"/>
        <w:rPr>
          <w:del w:id="47" w:author="jeffrey wallk" w:date="2014-03-13T19:21:00Z"/>
        </w:rPr>
      </w:pPr>
      <w:del w:id="48" w:author="jeffrey wallk" w:date="2014-03-13T19:21:00Z">
        <w:r w:rsidDel="00364B7B">
          <w:delText xml:space="preserve"> </w:delText>
        </w:r>
      </w:del>
    </w:p>
    <w:p w14:paraId="1AC335AC" w14:textId="35CD647E" w:rsidR="003928B5" w:rsidDel="00364B7B" w:rsidRDefault="00F83555">
      <w:pPr>
        <w:pStyle w:val="Normal1"/>
        <w:rPr>
          <w:del w:id="49" w:author="jeffrey wallk" w:date="2014-03-13T19:21:00Z"/>
        </w:rPr>
      </w:pPr>
      <w:del w:id="50" w:author="jeffrey wallk" w:date="2014-03-13T19:21:00Z">
        <w:r w:rsidDel="00364B7B">
          <w:rPr>
            <w:b/>
          </w:rPr>
          <w:delText>Objectives:</w:delText>
        </w:r>
      </w:del>
    </w:p>
    <w:p w14:paraId="4DEEC261" w14:textId="24CD5684" w:rsidR="003928B5" w:rsidDel="00364B7B" w:rsidRDefault="00F83555">
      <w:pPr>
        <w:pStyle w:val="Normal1"/>
        <w:numPr>
          <w:ilvl w:val="0"/>
          <w:numId w:val="4"/>
        </w:numPr>
        <w:ind w:hanging="359"/>
        <w:contextualSpacing/>
        <w:rPr>
          <w:del w:id="51" w:author="jeffrey wallk" w:date="2014-03-13T19:21:00Z"/>
        </w:rPr>
      </w:pPr>
      <w:del w:id="52" w:author="jeffrey wallk" w:date="2014-03-13T19:21:00Z">
        <w:r w:rsidDel="00364B7B">
          <w:delText>convey the value of customer focus for an organization</w:delText>
        </w:r>
      </w:del>
    </w:p>
    <w:p w14:paraId="5BA3D43C" w14:textId="73047E8C" w:rsidR="003928B5" w:rsidDel="00364B7B" w:rsidRDefault="00F83555">
      <w:pPr>
        <w:pStyle w:val="Normal1"/>
        <w:numPr>
          <w:ilvl w:val="0"/>
          <w:numId w:val="4"/>
        </w:numPr>
        <w:ind w:hanging="359"/>
        <w:contextualSpacing/>
        <w:rPr>
          <w:del w:id="53" w:author="jeffrey wallk" w:date="2014-03-13T19:21:00Z"/>
        </w:rPr>
      </w:pPr>
      <w:del w:id="54" w:author="jeffrey wallk" w:date="2014-03-13T19:21:00Z">
        <w:r w:rsidDel="00364B7B">
          <w:delText xml:space="preserve">create an appreciation for the discipline of ensuring lineage of customer needs throughout the organization </w:delText>
        </w:r>
      </w:del>
    </w:p>
    <w:p w14:paraId="3711E933" w14:textId="4516F537" w:rsidR="003928B5" w:rsidDel="00364B7B" w:rsidRDefault="00F83555">
      <w:pPr>
        <w:pStyle w:val="Normal1"/>
        <w:numPr>
          <w:ilvl w:val="0"/>
          <w:numId w:val="4"/>
        </w:numPr>
        <w:ind w:hanging="359"/>
        <w:contextualSpacing/>
        <w:rPr>
          <w:del w:id="55" w:author="jeffrey wallk" w:date="2014-03-13T19:21:00Z"/>
        </w:rPr>
      </w:pPr>
      <w:del w:id="56" w:author="jeffrey wallk" w:date="2014-03-13T19:21:00Z">
        <w:r w:rsidDel="00364B7B">
          <w:delText>help execs recognize the advantage of driving their market instead of following it</w:delText>
        </w:r>
      </w:del>
    </w:p>
    <w:p w14:paraId="452C167B" w14:textId="0E5B16A8" w:rsidR="003928B5" w:rsidDel="00364B7B" w:rsidRDefault="00F83555">
      <w:pPr>
        <w:pStyle w:val="Normal1"/>
        <w:numPr>
          <w:ilvl w:val="0"/>
          <w:numId w:val="4"/>
        </w:numPr>
        <w:ind w:hanging="359"/>
        <w:contextualSpacing/>
        <w:rPr>
          <w:del w:id="57" w:author="jeffrey wallk" w:date="2014-03-13T19:21:00Z"/>
        </w:rPr>
      </w:pPr>
      <w:del w:id="58" w:author="jeffrey wallk" w:date="2014-03-13T19:21:00Z">
        <w:r w:rsidDel="00364B7B">
          <w:delText>customer focus + requirements engineering = Right Product &amp; Right Services</w:delText>
        </w:r>
      </w:del>
    </w:p>
    <w:p w14:paraId="47673510" w14:textId="06E7A743" w:rsidR="003928B5" w:rsidDel="00364B7B" w:rsidRDefault="00F83555">
      <w:pPr>
        <w:pStyle w:val="Normal1"/>
        <w:numPr>
          <w:ilvl w:val="0"/>
          <w:numId w:val="4"/>
        </w:numPr>
        <w:ind w:hanging="359"/>
        <w:contextualSpacing/>
        <w:rPr>
          <w:del w:id="59" w:author="jeffrey wallk" w:date="2014-03-13T19:21:00Z"/>
        </w:rPr>
      </w:pPr>
      <w:del w:id="60" w:author="jeffrey wallk" w:date="2014-03-13T19:21:00Z">
        <w:r w:rsidDel="00364B7B">
          <w:delText xml:space="preserve">help execs understand what it takes to measure value </w:delText>
        </w:r>
      </w:del>
    </w:p>
    <w:p w14:paraId="5D6B927C" w14:textId="7FDBFC0A" w:rsidR="003928B5" w:rsidDel="00364B7B" w:rsidRDefault="00F83555">
      <w:pPr>
        <w:pStyle w:val="Normal1"/>
        <w:numPr>
          <w:ilvl w:val="0"/>
          <w:numId w:val="4"/>
        </w:numPr>
        <w:ind w:hanging="359"/>
        <w:contextualSpacing/>
        <w:rPr>
          <w:del w:id="61" w:author="jeffrey wallk" w:date="2014-03-13T19:21:00Z"/>
        </w:rPr>
      </w:pPr>
      <w:del w:id="62" w:author="jeffrey wallk" w:date="2014-03-13T19:21:00Z">
        <w:r w:rsidDel="00364B7B">
          <w:delText>reinforce the idea that the most important KPIs start with your customers not your bottom line</w:delText>
        </w:r>
      </w:del>
    </w:p>
    <w:p w14:paraId="52474CF9" w14:textId="65131974" w:rsidR="003928B5" w:rsidDel="00364B7B" w:rsidRDefault="003928B5">
      <w:pPr>
        <w:pStyle w:val="Normal1"/>
        <w:rPr>
          <w:del w:id="63" w:author="jeffrey wallk" w:date="2014-03-13T19:21:00Z"/>
        </w:rPr>
      </w:pPr>
    </w:p>
    <w:p w14:paraId="1460C720" w14:textId="77777777" w:rsidR="003928B5" w:rsidDel="00525BC0" w:rsidRDefault="00F83555">
      <w:pPr>
        <w:pStyle w:val="Heading3"/>
        <w:contextualSpacing w:val="0"/>
        <w:rPr>
          <w:del w:id="64" w:author="jeffrey wallk" w:date="2014-03-13T07:54:00Z"/>
        </w:rPr>
      </w:pPr>
      <w:bookmarkStart w:id="65" w:name="h.71vrwvfuhzm7" w:colFirst="0" w:colLast="0"/>
      <w:bookmarkEnd w:id="65"/>
      <w:del w:id="66" w:author="jeffrey wallk" w:date="2014-03-13T07:54:00Z">
        <w:r w:rsidDel="00525BC0">
          <w:delText>Abstract:</w:delText>
        </w:r>
      </w:del>
    </w:p>
    <w:p w14:paraId="5FC3D8DC" w14:textId="77777777" w:rsidR="003928B5" w:rsidRDefault="00F83555">
      <w:pPr>
        <w:pStyle w:val="Normal1"/>
      </w:pPr>
      <w:r>
        <w:rPr>
          <w:b/>
          <w:i/>
        </w:rPr>
        <w:t>Section 1: Introduction</w:t>
      </w:r>
    </w:p>
    <w:p w14:paraId="77635FA3" w14:textId="77777777" w:rsidR="003928B5" w:rsidRDefault="00F83555">
      <w:pPr>
        <w:pStyle w:val="Normal1"/>
      </w:pPr>
      <w:r>
        <w:t xml:space="preserve">Most organizations treat requirements management as a means towards an end for projects and/or programs. Successful organizations </w:t>
      </w:r>
      <w:del w:id="67" w:author="jeffrey wallk" w:date="2014-03-13T07:56:00Z">
        <w:r w:rsidDel="00525BC0">
          <w:delText xml:space="preserve">need </w:delText>
        </w:r>
      </w:del>
      <w:ins w:id="68" w:author="jeffrey wallk" w:date="2014-03-13T07:56:00Z">
        <w:r w:rsidR="00525BC0">
          <w:t xml:space="preserve">tend </w:t>
        </w:r>
      </w:ins>
      <w:r>
        <w:t xml:space="preserve">to think about requirements </w:t>
      </w:r>
      <w:ins w:id="69" w:author="jeffrey wallk" w:date="2014-03-13T07:57:00Z">
        <w:r w:rsidR="00525BC0">
          <w:t xml:space="preserve">management </w:t>
        </w:r>
      </w:ins>
      <w:r>
        <w:t>as a corporate capability and the data that is captured as a corporate asset, which</w:t>
      </w:r>
      <w:ins w:id="70" w:author="jeffrey wallk" w:date="2014-03-13T07:57:00Z">
        <w:r w:rsidR="00525BC0">
          <w:t xml:space="preserve"> can </w:t>
        </w:r>
      </w:ins>
      <w:del w:id="71" w:author="jeffrey wallk" w:date="2014-03-13T07:57:00Z">
        <w:r w:rsidDel="00525BC0">
          <w:delText xml:space="preserve"> should </w:delText>
        </w:r>
      </w:del>
      <w:r>
        <w:t xml:space="preserve">be carefully nurtured, validated, warehoused, and mined. Done right, requirements management can be used to link desired outcomes from customers and stakeholders to drive change and ensure sustainability for the organization. </w:t>
      </w:r>
      <w:ins w:id="72" w:author="jeffrey wallk" w:date="2014-03-13T09:59:00Z">
        <w:r w:rsidR="00212694">
          <w:t xml:space="preserve">As the complexity with </w:t>
        </w:r>
      </w:ins>
      <w:ins w:id="73" w:author="jeffrey wallk" w:date="2014-03-13T10:00:00Z">
        <w:r w:rsidR="00212694">
          <w:t>launching new products and services and driving continuous improvement increases, organizations are tuning to business architecture</w:t>
        </w:r>
      </w:ins>
      <w:ins w:id="74" w:author="jeffrey wallk" w:date="2014-03-13T10:02:00Z">
        <w:r w:rsidR="00212694">
          <w:t xml:space="preserve"> to help them with reduce risk, reduce costs, and reduce cycle time</w:t>
        </w:r>
      </w:ins>
      <w:ins w:id="75" w:author="jeffrey wallk" w:date="2014-03-13T10:00:00Z">
        <w:r w:rsidR="00212694">
          <w:t xml:space="preserve">. </w:t>
        </w:r>
      </w:ins>
      <w:r>
        <w:t xml:space="preserve">The Business Architecture Guild has helped guide many organizations </w:t>
      </w:r>
      <w:del w:id="76" w:author="jeffrey wallk" w:date="2014-03-13T09:17:00Z">
        <w:r w:rsidDel="006E7C83">
          <w:delText xml:space="preserve">with </w:delText>
        </w:r>
      </w:del>
      <w:ins w:id="77" w:author="jeffrey wallk" w:date="2014-03-13T09:17:00Z">
        <w:r w:rsidR="006E7C83">
          <w:t>establish</w:t>
        </w:r>
      </w:ins>
      <w:ins w:id="78" w:author="jeffrey wallk" w:date="2014-03-13T07:59:00Z">
        <w:r w:rsidR="00525BC0">
          <w:t xml:space="preserve"> a business architecture framework to ensure the requirements management lifecycle (from </w:t>
        </w:r>
        <w:r w:rsidR="006E7C83">
          <w:t>defining</w:t>
        </w:r>
      </w:ins>
      <w:ins w:id="79" w:author="jeffrey wallk" w:date="2014-03-13T09:19:00Z">
        <w:r w:rsidR="006E7C83">
          <w:t xml:space="preserve"> their</w:t>
        </w:r>
      </w:ins>
      <w:ins w:id="80" w:author="jeffrey wallk" w:date="2014-03-13T07:59:00Z">
        <w:r w:rsidR="00525BC0">
          <w:t xml:space="preserve"> value stream</w:t>
        </w:r>
        <w:r w:rsidR="006E7C83">
          <w:t>s</w:t>
        </w:r>
        <w:r w:rsidR="00525BC0">
          <w:t xml:space="preserve">, and capability </w:t>
        </w:r>
      </w:ins>
      <w:ins w:id="81" w:author="jeffrey wallk" w:date="2014-03-13T08:00:00Z">
        <w:r w:rsidR="00525BC0">
          <w:t>models</w:t>
        </w:r>
      </w:ins>
      <w:ins w:id="82" w:author="jeffrey wallk" w:date="2014-03-13T07:59:00Z">
        <w:r w:rsidR="00525BC0">
          <w:t>,</w:t>
        </w:r>
      </w:ins>
      <w:ins w:id="83" w:author="jeffrey wallk" w:date="2014-03-13T08:00:00Z">
        <w:r w:rsidR="006E7C83">
          <w:t xml:space="preserve"> down through requirements)</w:t>
        </w:r>
      </w:ins>
      <w:del w:id="84" w:author="jeffrey wallk" w:date="2014-03-13T10:03:00Z">
        <w:r w:rsidDel="00C26B0D">
          <w:delText>defining their capability reference models to align their requirements.</w:delText>
        </w:r>
      </w:del>
      <w:r>
        <w:t xml:space="preserve"> The next evolution </w:t>
      </w:r>
      <w:ins w:id="85" w:author="jeffrey wallk" w:date="2014-03-13T10:03:00Z">
        <w:r w:rsidR="00C26B0D">
          <w:t xml:space="preserve">for the requirements </w:t>
        </w:r>
      </w:ins>
      <w:ins w:id="86" w:author="jeffrey wallk" w:date="2014-03-13T10:04:00Z">
        <w:r w:rsidR="00C26B0D">
          <w:t>management</w:t>
        </w:r>
      </w:ins>
      <w:ins w:id="87" w:author="jeffrey wallk" w:date="2014-03-13T10:03:00Z">
        <w:r w:rsidR="00C26B0D">
          <w:t xml:space="preserve"> </w:t>
        </w:r>
      </w:ins>
      <w:ins w:id="88" w:author="jeffrey wallk" w:date="2014-03-13T10:04:00Z">
        <w:r w:rsidR="00C26B0D">
          <w:t xml:space="preserve">lifecycle </w:t>
        </w:r>
      </w:ins>
      <w:r>
        <w:t xml:space="preserve">is to establish a customer focus to fine tune their </w:t>
      </w:r>
      <w:ins w:id="89" w:author="jeffrey wallk" w:date="2014-03-13T10:05:00Z">
        <w:r w:rsidR="00C26B0D">
          <w:t xml:space="preserve">value streams, their </w:t>
        </w:r>
      </w:ins>
      <w:r>
        <w:t>capability roadmaps</w:t>
      </w:r>
      <w:ins w:id="90" w:author="jeffrey wallk" w:date="2014-03-13T10:05:00Z">
        <w:r w:rsidR="00C26B0D">
          <w:t xml:space="preserve">, and improve their success ratio with their product (and service) investments (new offerings and line extensions). </w:t>
        </w:r>
      </w:ins>
      <w:del w:id="91" w:author="jeffrey wallk" w:date="2014-03-13T10:05:00Z">
        <w:r w:rsidDel="00C26B0D">
          <w:delText>.</w:delText>
        </w:r>
      </w:del>
      <w:r>
        <w:t xml:space="preserve"> </w:t>
      </w:r>
    </w:p>
    <w:p w14:paraId="3A58E9C0" w14:textId="77777777" w:rsidR="003928B5" w:rsidRDefault="00F83555">
      <w:pPr>
        <w:pStyle w:val="Normal1"/>
      </w:pPr>
      <w:r>
        <w:t xml:space="preserve"> </w:t>
      </w:r>
    </w:p>
    <w:p w14:paraId="000C3635" w14:textId="76B3E3CB" w:rsidR="003928B5" w:rsidRDefault="00F83555">
      <w:pPr>
        <w:pStyle w:val="Normal1"/>
      </w:pPr>
      <w:r>
        <w:t xml:space="preserve">Ideally, organizations should establish an institutional capability around Customer Focus. This requires a level of commitment and discipline to create a deep understanding of what customers want by leveraging a value centric approach. In other words, what is the customer trying to achieve as an end goal when </w:t>
      </w:r>
      <w:del w:id="92" w:author="jeffrey wallk" w:date="2014-03-13T10:16:00Z">
        <w:r w:rsidDel="00761DAB">
          <w:delText>initiating engagement with an organization</w:delText>
        </w:r>
      </w:del>
      <w:ins w:id="93" w:author="jeffrey wallk" w:date="2014-03-13T10:16:00Z">
        <w:r w:rsidR="00761DAB">
          <w:t xml:space="preserve">they </w:t>
        </w:r>
      </w:ins>
      <w:ins w:id="94" w:author="jeffrey wallk" w:date="2014-03-13T10:18:00Z">
        <w:r w:rsidR="00761DAB">
          <w:t>“</w:t>
        </w:r>
      </w:ins>
      <w:ins w:id="95" w:author="jeffrey wallk" w:date="2014-03-13T10:16:00Z">
        <w:r w:rsidR="00761DAB">
          <w:t>hire</w:t>
        </w:r>
      </w:ins>
      <w:ins w:id="96" w:author="jeffrey wallk" w:date="2014-03-13T10:18:00Z">
        <w:r w:rsidR="00761DAB">
          <w:t>”</w:t>
        </w:r>
      </w:ins>
      <w:ins w:id="97" w:author="jeffrey wallk" w:date="2014-03-13T10:16:00Z">
        <w:r w:rsidR="00761DAB">
          <w:t xml:space="preserve"> a product (or service) to accomplish one or more jobs</w:t>
        </w:r>
      </w:ins>
      <w:r>
        <w:t>?</w:t>
      </w:r>
      <w:ins w:id="98" w:author="jeffrey wallk" w:date="2014-03-13T10:28:00Z">
        <w:r w:rsidR="00604604" w:rsidRPr="00604604">
          <w:rPr>
            <w:vertAlign w:val="superscript"/>
            <w:rPrChange w:id="99" w:author="jeffrey wallk" w:date="2014-03-13T10:28:00Z">
              <w:rPr/>
            </w:rPrChange>
          </w:rPr>
          <w:t>2</w:t>
        </w:r>
      </w:ins>
      <w:r>
        <w:t xml:space="preserve"> By establishing a customer focused, value centric approach, organizations can align their capabilities to ensure they deliver the right products and services. Organizations need t</w:t>
      </w:r>
      <w:ins w:id="100" w:author="jeffrey wallk" w:date="2014-03-13T10:29:00Z">
        <w:r w:rsidR="00604604">
          <w:t xml:space="preserve">o expand their definition of “customer” to include </w:t>
        </w:r>
      </w:ins>
      <w:del w:id="101" w:author="jeffrey wallk" w:date="2014-03-13T10:29:00Z">
        <w:r w:rsidDel="00604604">
          <w:delText>o think about</w:delText>
        </w:r>
      </w:del>
      <w:r>
        <w:t xml:space="preserve"> regulatory</w:t>
      </w:r>
      <w:ins w:id="102" w:author="jeffrey wallk" w:date="2014-03-13T19:17:00Z">
        <w:r w:rsidR="00DA7712">
          <w:t xml:space="preserve">, </w:t>
        </w:r>
      </w:ins>
      <w:del w:id="103" w:author="jeffrey wallk" w:date="2014-03-13T19:17:00Z">
        <w:r w:rsidDel="00DA7712">
          <w:delText xml:space="preserve"> and </w:delText>
        </w:r>
      </w:del>
      <w:r>
        <w:t>statutory</w:t>
      </w:r>
      <w:ins w:id="104" w:author="jeffrey wallk" w:date="2014-03-13T10:30:00Z">
        <w:r w:rsidR="00DA7712">
          <w:t>,</w:t>
        </w:r>
        <w:r w:rsidR="00604604">
          <w:t xml:space="preserve"> and business stakeholders (investors, partners, and upstream/downstream participants in the value chains where they compete.</w:t>
        </w:r>
      </w:ins>
      <w:r>
        <w:t xml:space="preserve"> </w:t>
      </w:r>
      <w:del w:id="105" w:author="jeffrey wallk" w:date="2014-03-13T10:31:00Z">
        <w:r w:rsidDel="00604604">
          <w:delText xml:space="preserve">needs as a more natural extension of their customer focus. </w:delText>
        </w:r>
      </w:del>
      <w:r>
        <w:t>Done right, compliance should be a small hurdle. The definition of customer is broadened to include stakeholders and consumers, since both may benefit directly &amp; indirectly from an organization’s products and services.</w:t>
      </w:r>
    </w:p>
    <w:p w14:paraId="6F883F5B" w14:textId="77777777" w:rsidR="003928B5" w:rsidRDefault="00F83555">
      <w:pPr>
        <w:pStyle w:val="Normal1"/>
      </w:pPr>
      <w:r>
        <w:t xml:space="preserve"> </w:t>
      </w:r>
    </w:p>
    <w:p w14:paraId="58F3776D" w14:textId="77777777" w:rsidR="003928B5" w:rsidRDefault="00F83555">
      <w:pPr>
        <w:pStyle w:val="Normal1"/>
      </w:pPr>
      <w:r>
        <w:t>Many small companies and startups may not have the time and/or resources to establish a customer oriented,</w:t>
      </w:r>
      <w:commentRangeStart w:id="106"/>
      <w:commentRangeStart w:id="107"/>
      <w:r>
        <w:t xml:space="preserve"> value centric approach, so they opt for just trying to improve process and productivity, often leaving customer value totally out of the equation.</w:t>
      </w:r>
      <w:commentRangeEnd w:id="106"/>
      <w:r>
        <w:commentReference w:id="106"/>
      </w:r>
      <w:commentRangeEnd w:id="107"/>
      <w:r>
        <w:commentReference w:id="107"/>
      </w:r>
      <w:r>
        <w:t xml:space="preserve"> This internally focused, efficiency oriented approach means that little value analysis has been performed, leaving value mapping concepts totally out of the picture. </w:t>
      </w:r>
      <w:commentRangeStart w:id="108"/>
      <w:commentRangeStart w:id="109"/>
      <w:r>
        <w:t>The result is a pickup in productivity and as customers begin to move towards competitors and other options.</w:t>
      </w:r>
      <w:commentRangeEnd w:id="108"/>
      <w:r>
        <w:commentReference w:id="108"/>
      </w:r>
      <w:commentRangeEnd w:id="109"/>
      <w:r>
        <w:commentReference w:id="109"/>
      </w:r>
      <w:r>
        <w:t xml:space="preserve"> This is fundamentally flawed since the only way to establish customer intimacy and gain a deep level of understanding is to observe and talk with customers, since customers buy products not markets, and to model their behavior through value mapping. As we will see, positioning business requirements from a customer value perspective provides a fresh perspective to organizations that have a dire need to drive strategy and solutions from a value centric perspective. </w:t>
      </w:r>
    </w:p>
    <w:p w14:paraId="0F397155" w14:textId="77777777" w:rsidR="003928B5" w:rsidRDefault="00F83555">
      <w:pPr>
        <w:pStyle w:val="Normal1"/>
      </w:pPr>
      <w:r>
        <w:t xml:space="preserve"> </w:t>
      </w:r>
    </w:p>
    <w:p w14:paraId="29BD9077" w14:textId="77777777" w:rsidR="003928B5" w:rsidDel="00525BC0" w:rsidRDefault="00F83555">
      <w:pPr>
        <w:pStyle w:val="Heading3"/>
        <w:contextualSpacing w:val="0"/>
        <w:rPr>
          <w:del w:id="110" w:author="jeffrey wallk" w:date="2014-03-13T07:54:00Z"/>
        </w:rPr>
      </w:pPr>
      <w:bookmarkStart w:id="111" w:name="h.y9hq40v5uod1" w:colFirst="0" w:colLast="0"/>
      <w:bookmarkEnd w:id="111"/>
      <w:del w:id="112" w:author="jeffrey wallk" w:date="2014-03-13T07:54:00Z">
        <w:r w:rsidDel="00525BC0">
          <w:lastRenderedPageBreak/>
          <w:delText>Outline:</w:delText>
        </w:r>
      </w:del>
    </w:p>
    <w:p w14:paraId="685BDCC0" w14:textId="77777777" w:rsidR="003928B5" w:rsidDel="00525BC0" w:rsidRDefault="00F83555">
      <w:pPr>
        <w:pStyle w:val="Normal1"/>
        <w:numPr>
          <w:ilvl w:val="0"/>
          <w:numId w:val="3"/>
        </w:numPr>
        <w:ind w:hanging="359"/>
        <w:contextualSpacing/>
        <w:rPr>
          <w:del w:id="113" w:author="jeffrey wallk" w:date="2014-03-13T07:54:00Z"/>
        </w:rPr>
      </w:pPr>
      <w:del w:id="114" w:author="jeffrey wallk" w:date="2014-03-13T07:54:00Z">
        <w:r w:rsidDel="00525BC0">
          <w:delText>The Role of Business Requirements &amp; Related Challenges</w:delText>
        </w:r>
      </w:del>
    </w:p>
    <w:p w14:paraId="2730A272" w14:textId="77777777" w:rsidR="003928B5" w:rsidDel="00525BC0" w:rsidRDefault="00F83555">
      <w:pPr>
        <w:pStyle w:val="Normal1"/>
        <w:numPr>
          <w:ilvl w:val="0"/>
          <w:numId w:val="3"/>
        </w:numPr>
        <w:ind w:hanging="359"/>
        <w:contextualSpacing/>
        <w:rPr>
          <w:del w:id="115" w:author="jeffrey wallk" w:date="2014-03-13T07:54:00Z"/>
        </w:rPr>
      </w:pPr>
      <w:del w:id="116" w:author="jeffrey wallk" w:date="2014-03-13T07:54:00Z">
        <w:r w:rsidDel="00525BC0">
          <w:delText>Summarize Business Architecture vs. Business Requirements</w:delText>
        </w:r>
      </w:del>
    </w:p>
    <w:p w14:paraId="0FD4AA16" w14:textId="77777777" w:rsidR="003928B5" w:rsidDel="00525BC0" w:rsidRDefault="00F83555">
      <w:pPr>
        <w:pStyle w:val="Normal1"/>
        <w:numPr>
          <w:ilvl w:val="0"/>
          <w:numId w:val="3"/>
        </w:numPr>
        <w:ind w:hanging="359"/>
        <w:contextualSpacing/>
        <w:rPr>
          <w:del w:id="117" w:author="jeffrey wallk" w:date="2014-03-13T07:54:00Z"/>
        </w:rPr>
      </w:pPr>
      <w:del w:id="118" w:author="jeffrey wallk" w:date="2014-03-13T07:54:00Z">
        <w:r w:rsidDel="00525BC0">
          <w:delText>Business Requirements Analysis Approaches &amp; Best Practice</w:delText>
        </w:r>
      </w:del>
    </w:p>
    <w:p w14:paraId="6C8DCA15" w14:textId="77777777" w:rsidR="003928B5" w:rsidDel="00525BC0" w:rsidRDefault="00F83555">
      <w:pPr>
        <w:pStyle w:val="Normal1"/>
        <w:numPr>
          <w:ilvl w:val="0"/>
          <w:numId w:val="3"/>
        </w:numPr>
        <w:ind w:hanging="359"/>
        <w:contextualSpacing/>
        <w:rPr>
          <w:del w:id="119" w:author="jeffrey wallk" w:date="2014-03-13T07:54:00Z"/>
        </w:rPr>
      </w:pPr>
      <w:del w:id="120" w:author="jeffrey wallk" w:date="2014-03-13T07:54:00Z">
        <w:r w:rsidDel="00525BC0">
          <w:delText>Business Architecture as a Framework for Business Requirements Analysis</w:delText>
        </w:r>
      </w:del>
    </w:p>
    <w:p w14:paraId="168E7B65" w14:textId="77777777" w:rsidR="003928B5" w:rsidDel="00525BC0" w:rsidRDefault="00F83555">
      <w:pPr>
        <w:pStyle w:val="Normal1"/>
        <w:numPr>
          <w:ilvl w:val="0"/>
          <w:numId w:val="3"/>
        </w:numPr>
        <w:ind w:hanging="359"/>
        <w:contextualSpacing/>
        <w:rPr>
          <w:del w:id="121" w:author="jeffrey wallk" w:date="2014-03-13T07:54:00Z"/>
        </w:rPr>
      </w:pPr>
      <w:del w:id="122" w:author="jeffrey wallk" w:date="2014-03-13T07:54:00Z">
        <w:r w:rsidDel="00525BC0">
          <w:delText>Future Direction: Where Requirements Analysis and Business Architecture will be in 3-5 years</w:delText>
        </w:r>
      </w:del>
    </w:p>
    <w:p w14:paraId="73209D97" w14:textId="77777777" w:rsidR="003928B5" w:rsidDel="00525BC0" w:rsidRDefault="003928B5">
      <w:pPr>
        <w:pStyle w:val="Normal1"/>
        <w:rPr>
          <w:del w:id="123" w:author="jeffrey wallk" w:date="2014-03-13T07:54:00Z"/>
        </w:rPr>
      </w:pPr>
    </w:p>
    <w:p w14:paraId="454AAA22" w14:textId="77777777" w:rsidR="003928B5" w:rsidRDefault="00F83555">
      <w:pPr>
        <w:pStyle w:val="Normal1"/>
        <w:rPr>
          <w:ins w:id="124" w:author="jeffrey wallk" w:date="2014-03-13T19:21:00Z"/>
        </w:rPr>
      </w:pPr>
      <w:del w:id="125" w:author="jeffrey wallk" w:date="2014-03-13T07:54:00Z">
        <w:r w:rsidRPr="00F83555" w:rsidDel="00525BC0">
          <w:rPr>
            <w:noProof/>
            <w:lang w:eastAsia="en-US"/>
          </w:rPr>
          <mc:AlternateContent>
            <mc:Choice Requires="wps">
              <w:drawing>
                <wp:anchor distT="0" distB="0" distL="114300" distR="114300" simplePos="0" relativeHeight="251660288" behindDoc="0" locked="0" layoutInCell="1" allowOverlap="1" wp14:anchorId="7148671F" wp14:editId="01A908D3">
                  <wp:simplePos x="0" y="0"/>
                  <wp:positionH relativeFrom="column">
                    <wp:posOffset>84455</wp:posOffset>
                  </wp:positionH>
                  <wp:positionV relativeFrom="paragraph">
                    <wp:posOffset>4993005</wp:posOffset>
                  </wp:positionV>
                  <wp:extent cx="5770880" cy="1042035"/>
                  <wp:effectExtent l="0" t="0" r="0" b="0"/>
                  <wp:wrapThrough wrapText="bothSides">
                    <wp:wrapPolygon edited="0">
                      <wp:start x="0" y="0"/>
                      <wp:lineTo x="0" y="21600"/>
                      <wp:lineTo x="21600" y="21600"/>
                      <wp:lineTo x="21600" y="0"/>
                    </wp:wrapPolygon>
                  </wp:wrapThrough>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70880" cy="1042035"/>
                          </a:xfrm>
                          <a:prstGeom prst="rect">
                            <a:avLst/>
                          </a:prstGeom>
                        </wps:spPr>
                        <wps:txbx>
                          <w:txbxContent>
                            <w:p w14:paraId="15459261"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Requirements are framed and aligned using business architecture to ensure they address the perspectives (POVs).</w:t>
                              </w:r>
                            </w:p>
                            <w:p w14:paraId="290D5A6C"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When requirements are properly framed, they align strategy and execution to ensure the right value is delivered through the products and services</w:t>
                              </w:r>
                            </w:p>
                            <w:p w14:paraId="0052AA25"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Business architecture provides a consistent framework for aligning what customers want against what the organization provides as well as driving continuous improvement in value delivery (by closing the right value &amp; capability gaps</w:t>
                              </w:r>
                            </w:p>
                          </w:txbxContent>
                        </wps:txbx>
                        <wps:bodyPr wrap="square" lIns="91402" tIns="45702" rIns="91402" bIns="45702">
                          <a:noAutofit/>
                        </wps:bodyPr>
                      </wps:wsp>
                    </a:graphicData>
                  </a:graphic>
                  <wp14:sizeRelH relativeFrom="margin">
                    <wp14:pctWidth>0</wp14:pctWidth>
                  </wp14:sizeRelH>
                </wp:anchor>
              </w:drawing>
            </mc:Choice>
            <mc:Fallback xmlns:mv="urn:schemas-microsoft-com:mac:vml" xmlns:mo="http://schemas.microsoft.com/office/mac/office/2008/main">
              <w:pict>
                <v:rect id="Content Placeholder 2" o:spid="_x0000_s1026" style="position:absolute;margin-left:6.65pt;margin-top:393.15pt;width:454.4pt;height:82.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" filled="f" stroked="f">
                  <v:path arrowok="t"/>
                  <o:lock v:ext="edit" grouping="t"/>
                  <v:textbox inset="91402emu,1.2695mm,91402emu,1.2695mm">
                    <w:txbxContent>
                      <w:p w14:paraId="15459261"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Requirements are framed and aligned using business architecture to ensure they address the perspectives (POVs).</w:t>
                        </w:r>
                      </w:p>
                      <w:p w14:paraId="290D5A6C"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When requirements are properly framed, they align strategy and execution to ensure the right value is delivered through the products and services</w:t>
                        </w:r>
                      </w:p>
                      <w:p w14:paraId="0052AA25" w14:textId="77777777" w:rsidR="00246ED5" w:rsidRDefault="00246ED5"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Business architecture provides a consistent framework for aligning what customers want against what the organization provides as well as driving continuous improvement in value delivery (by closing the right value &amp; capability gaps</w:t>
                        </w:r>
                      </w:p>
                    </w:txbxContent>
                  </v:textbox>
                  <w10:wrap type="through"/>
                </v:rect>
              </w:pict>
            </mc:Fallback>
          </mc:AlternateContent>
        </w:r>
      </w:del>
      <w:r w:rsidRPr="00F83555">
        <w:rPr>
          <w:noProof/>
          <w:lang w:eastAsia="en-US"/>
        </w:rPr>
        <mc:AlternateContent>
          <mc:Choice Requires="wps">
            <w:drawing>
              <wp:anchor distT="0" distB="0" distL="114300" distR="114300" simplePos="0" relativeHeight="251659264" behindDoc="0" locked="0" layoutInCell="1" allowOverlap="1" wp14:anchorId="4CC4442B" wp14:editId="20780455">
                <wp:simplePos x="0" y="0"/>
                <wp:positionH relativeFrom="column">
                  <wp:posOffset>114300</wp:posOffset>
                </wp:positionH>
                <wp:positionV relativeFrom="paragraph">
                  <wp:posOffset>-457200</wp:posOffset>
                </wp:positionV>
                <wp:extent cx="5372100" cy="421005"/>
                <wp:effectExtent l="0" t="0" r="0" b="0"/>
                <wp:wrapThrough wrapText="bothSides">
                  <wp:wrapPolygon edited="0">
                    <wp:start x="0" y="0"/>
                    <wp:lineTo x="0" y="21600"/>
                    <wp:lineTo x="21600" y="21600"/>
                    <wp:lineTo x="21600" y="0"/>
                  </wp:wrapPolygon>
                </wp:wrapThrough>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72100" cy="421005"/>
                        </a:xfrm>
                        <a:prstGeom prst="rect">
                          <a:avLst/>
                        </a:prstGeom>
                      </wps:spPr>
                      <wps:txbx>
                        <w:txbxContent>
                          <w:p w14:paraId="0F0A948F" w14:textId="77777777" w:rsidR="00246ED5" w:rsidRDefault="00246ED5" w:rsidP="00F83555">
                            <w:pPr>
                              <w:pStyle w:val="NormalWeb"/>
                              <w:spacing w:before="0" w:beforeAutospacing="0" w:after="0" w:afterAutospacing="0"/>
                              <w:jc w:val="center"/>
                            </w:pPr>
                            <w:r>
                              <w:rPr>
                                <w:rFonts w:asciiTheme="majorHAnsi" w:eastAsiaTheme="majorEastAsia" w:hAnsi="Calibri" w:cstheme="majorBidi"/>
                                <w:color w:val="000000" w:themeColor="text1"/>
                                <w:kern w:val="24"/>
                                <w:sz w:val="40"/>
                                <w:szCs w:val="40"/>
                              </w:rPr>
                              <w:t>Business Architecture Aligns WHY, WHAT, &amp; HOW across all POVs</w:t>
                            </w:r>
                          </w:p>
                        </w:txbxContent>
                      </wps:txbx>
                      <wps:bodyPr wrap="square">
                        <a:noAutofit/>
                      </wps:bodyPr>
                    </wps:wsp>
                  </a:graphicData>
                </a:graphic>
                <wp14:sizeRelH relativeFrom="margin">
                  <wp14:pctWidth>0</wp14:pctWidth>
                </wp14:sizeRelH>
              </wp:anchor>
            </w:drawing>
          </mc:Choice>
          <mc:Fallback xmlns:mv="urn:schemas-microsoft-com:mac:vml" xmlns:mo="http://schemas.microsoft.com/office/mac/office/2008/main">
            <w:pict>
              <v:rect id="Title 1" o:spid="_x0000_s1027" style="position:absolute;margin-left:9pt;margin-top:-35.95pt;width:423pt;height:33.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" filled="f" stroked="f">
                <v:path arrowok="t"/>
                <o:lock v:ext="edit" grouping="t"/>
                <v:textbox>
                  <w:txbxContent>
                    <w:p w14:paraId="0F0A948F" w14:textId="77777777" w:rsidR="00246ED5" w:rsidRDefault="00246ED5" w:rsidP="00F83555">
                      <w:pPr>
                        <w:pStyle w:val="NormalWeb"/>
                        <w:spacing w:before="0" w:beforeAutospacing="0" w:after="0" w:afterAutospacing="0"/>
                        <w:jc w:val="center"/>
                      </w:pPr>
                      <w:r>
                        <w:rPr>
                          <w:rFonts w:asciiTheme="majorHAnsi" w:eastAsiaTheme="majorEastAsia" w:hAnsi="Calibri" w:cstheme="majorBidi"/>
                          <w:color w:val="000000" w:themeColor="text1"/>
                          <w:kern w:val="24"/>
                          <w:sz w:val="40"/>
                          <w:szCs w:val="40"/>
                        </w:rPr>
                        <w:t>Business Architecture Aligns WHY, WHAT, &amp; HOW across all POVs</w:t>
                      </w:r>
                    </w:p>
                  </w:txbxContent>
                </v:textbox>
                <w10:wrap type="through"/>
              </v:rect>
            </w:pict>
          </mc:Fallback>
        </mc:AlternateContent>
      </w:r>
      <w:r w:rsidRPr="00F83555">
        <w:rPr>
          <w:noProof/>
          <w:lang w:eastAsia="en-US"/>
        </w:rPr>
        <w:drawing>
          <wp:inline distT="0" distB="0" distL="0" distR="0" wp14:anchorId="374B0699" wp14:editId="5448EDA1">
            <wp:extent cx="5486400" cy="3325495"/>
            <wp:effectExtent l="0" t="0" r="0" b="190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5486400" cy="3325495"/>
                    </a:xfrm>
                    <a:prstGeom prst="rect">
                      <a:avLst/>
                    </a:prstGeom>
                  </pic:spPr>
                </pic:pic>
              </a:graphicData>
            </a:graphic>
          </wp:inline>
        </w:drawing>
      </w:r>
    </w:p>
    <w:p w14:paraId="28C45EFE" w14:textId="77777777" w:rsidR="00364B7B" w:rsidRDefault="00364B7B">
      <w:pPr>
        <w:pStyle w:val="Normal1"/>
      </w:pPr>
    </w:p>
    <w:p w14:paraId="5C6DB2FE" w14:textId="77777777" w:rsidR="00F83555" w:rsidRPr="00364B7B" w:rsidRDefault="00F83555" w:rsidP="00F83555">
      <w:pPr>
        <w:pStyle w:val="ListParagraph"/>
        <w:numPr>
          <w:ilvl w:val="0"/>
          <w:numId w:val="6"/>
        </w:numPr>
        <w:rPr>
          <w:rFonts w:ascii="Arial" w:eastAsia="Times New Roman" w:hAnsi="Arial" w:cs="Arial"/>
          <w:sz w:val="22"/>
          <w:rPrChange w:id="126"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27" w:author="jeffrey wallk" w:date="2014-03-13T19:22:00Z">
            <w:rPr>
              <w:rFonts w:asciiTheme="minorHAnsi" w:hAnsi="Cambria"/>
              <w:b/>
              <w:bCs/>
              <w:color w:val="4A442A" w:themeColor="background2" w:themeShade="40"/>
              <w:kern w:val="24"/>
              <w:sz w:val="22"/>
              <w:szCs w:val="24"/>
            </w:rPr>
          </w:rPrChange>
        </w:rPr>
        <w:t>Requirements are framed and aligned using business architecture to ensure they address the perspectives (POVs).</w:t>
      </w:r>
    </w:p>
    <w:p w14:paraId="77788F8A" w14:textId="77777777" w:rsidR="00F83555" w:rsidRPr="00364B7B" w:rsidRDefault="00F83555" w:rsidP="00F83555">
      <w:pPr>
        <w:pStyle w:val="ListParagraph"/>
        <w:numPr>
          <w:ilvl w:val="0"/>
          <w:numId w:val="6"/>
        </w:numPr>
        <w:rPr>
          <w:rFonts w:ascii="Arial" w:eastAsia="Times New Roman" w:hAnsi="Arial" w:cs="Arial"/>
          <w:sz w:val="22"/>
          <w:rPrChange w:id="128"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29" w:author="jeffrey wallk" w:date="2014-03-13T19:22:00Z">
            <w:rPr>
              <w:rFonts w:asciiTheme="minorHAnsi" w:hAnsi="Cambria"/>
              <w:b/>
              <w:bCs/>
              <w:color w:val="4A442A" w:themeColor="background2" w:themeShade="40"/>
              <w:kern w:val="24"/>
              <w:sz w:val="22"/>
              <w:szCs w:val="24"/>
            </w:rPr>
          </w:rPrChange>
        </w:rPr>
        <w:t>When requirements are properly framed, they align strategy and execution to ensure the right value is delivered through the products and services</w:t>
      </w:r>
    </w:p>
    <w:p w14:paraId="67279618" w14:textId="77777777" w:rsidR="00F83555" w:rsidRPr="00364B7B" w:rsidRDefault="00F83555" w:rsidP="00F83555">
      <w:pPr>
        <w:pStyle w:val="ListParagraph"/>
        <w:numPr>
          <w:ilvl w:val="0"/>
          <w:numId w:val="6"/>
        </w:numPr>
        <w:rPr>
          <w:rFonts w:ascii="Arial" w:eastAsia="Times New Roman" w:hAnsi="Arial" w:cs="Arial"/>
          <w:sz w:val="22"/>
          <w:rPrChange w:id="130"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31" w:author="jeffrey wallk" w:date="2014-03-13T19:22:00Z">
            <w:rPr>
              <w:rFonts w:asciiTheme="minorHAnsi" w:hAnsi="Cambria"/>
              <w:b/>
              <w:bCs/>
              <w:color w:val="4A442A" w:themeColor="background2" w:themeShade="40"/>
              <w:kern w:val="24"/>
              <w:sz w:val="22"/>
              <w:szCs w:val="24"/>
            </w:rPr>
          </w:rPrChange>
        </w:rPr>
        <w:t>Business architecture provides a consistent framework for aligning what customers want against what the organization provides as well as driving continuous improvement in value delivery (by closing the right value &amp; capability gaps</w:t>
      </w:r>
    </w:p>
    <w:p w14:paraId="74B60563" w14:textId="77777777" w:rsidR="00F83555" w:rsidRDefault="00F83555">
      <w:pPr>
        <w:pStyle w:val="Normal1"/>
      </w:pPr>
    </w:p>
    <w:p w14:paraId="05F98BAC" w14:textId="2775CA81" w:rsidR="00F83555" w:rsidDel="00364B7B" w:rsidRDefault="00F83555">
      <w:pPr>
        <w:pStyle w:val="Normal1"/>
        <w:rPr>
          <w:del w:id="132" w:author="jeffrey wallk" w:date="2014-03-13T19:23:00Z"/>
        </w:rPr>
      </w:pPr>
    </w:p>
    <w:p w14:paraId="516FFDC1" w14:textId="107D06AD" w:rsidR="00F83555" w:rsidDel="00364B7B" w:rsidRDefault="00F83555">
      <w:pPr>
        <w:pStyle w:val="Normal1"/>
        <w:rPr>
          <w:del w:id="133" w:author="jeffrey wallk" w:date="2014-03-13T19:23:00Z"/>
        </w:rPr>
      </w:pPr>
    </w:p>
    <w:p w14:paraId="5066BEC3" w14:textId="77777777" w:rsidR="003928B5" w:rsidRDefault="003928B5">
      <w:pPr>
        <w:pStyle w:val="Normal1"/>
        <w:widowControl w:val="0"/>
      </w:pPr>
    </w:p>
    <w:p w14:paraId="10B11D07" w14:textId="77777777" w:rsidR="003928B5" w:rsidDel="00525BC0" w:rsidRDefault="00F83555">
      <w:pPr>
        <w:pStyle w:val="Heading3"/>
        <w:contextualSpacing w:val="0"/>
        <w:rPr>
          <w:del w:id="134" w:author="jeffrey wallk" w:date="2014-03-13T07:54:00Z"/>
        </w:rPr>
      </w:pPr>
      <w:bookmarkStart w:id="135" w:name="h.p15ax4ur873l" w:colFirst="0" w:colLast="0"/>
      <w:bookmarkEnd w:id="135"/>
      <w:del w:id="136" w:author="jeffrey wallk" w:date="2014-03-13T07:54:00Z">
        <w:r w:rsidDel="00525BC0">
          <w:delText>Goals &amp; Objectives:</w:delText>
        </w:r>
      </w:del>
    </w:p>
    <w:p w14:paraId="75B35561" w14:textId="77777777" w:rsidR="003928B5" w:rsidRDefault="00F83555">
      <w:pPr>
        <w:pStyle w:val="Normal1"/>
        <w:widowControl w:val="0"/>
      </w:pPr>
      <w:r>
        <w:rPr>
          <w:b/>
          <w:i/>
        </w:rPr>
        <w:t>Section 2: Business Architecture vs. Business Requirements</w:t>
      </w:r>
    </w:p>
    <w:p w14:paraId="7BDF6125" w14:textId="77777777" w:rsidR="003928B5" w:rsidRDefault="00F83555">
      <w:pPr>
        <w:pStyle w:val="Normal1"/>
        <w:widowControl w:val="0"/>
      </w:pPr>
      <w:r>
        <w:t>A business architecture-based approach allows for increased clarity of purpose, design, and scope. A generally-accepted goal of business architecture is to provide “a blueprint of the enterprise that provides a common understanding of the organization and is used to align strategic objectives and tactical demands.”</w:t>
      </w:r>
      <w:r>
        <w:rPr>
          <w:vertAlign w:val="superscript"/>
        </w:rPr>
        <w:footnoteReference w:id="1"/>
      </w:r>
      <w:r>
        <w:t xml:space="preserve"> </w:t>
      </w:r>
    </w:p>
    <w:p w14:paraId="439ED2D6" w14:textId="77777777" w:rsidR="003928B5" w:rsidRDefault="003928B5">
      <w:pPr>
        <w:pStyle w:val="Normal1"/>
        <w:widowControl w:val="0"/>
      </w:pPr>
    </w:p>
    <w:p w14:paraId="3F0B221A" w14:textId="77777777" w:rsidR="003928B5" w:rsidRDefault="00F83555">
      <w:pPr>
        <w:pStyle w:val="Normal1"/>
        <w:widowControl w:val="0"/>
      </w:pPr>
      <w:r>
        <w:t>These blueprints are outlined in a framework, further defined in guides such as the “BIZBOK Guide”, A Guide to the Business Architecture Body of Knowledge™. The key mappings related to business requirements include strategy maps, value streams and stages, and business capability maps. The progression of mappings utilized in business architecture define strategy, value delivery, and what a business does, which then allow for the alignment specific project requirements.</w:t>
      </w:r>
    </w:p>
    <w:p w14:paraId="2928086D" w14:textId="77777777" w:rsidR="003928B5" w:rsidRDefault="003928B5">
      <w:pPr>
        <w:pStyle w:val="Normal1"/>
        <w:widowControl w:val="0"/>
        <w:rPr>
          <w:ins w:id="138" w:author="jeffrey wallk" w:date="2014-03-13T19:54:00Z"/>
        </w:rPr>
      </w:pPr>
    </w:p>
    <w:p w14:paraId="5C855CE7" w14:textId="77777777" w:rsidR="007655D0" w:rsidRDefault="007655D0">
      <w:pPr>
        <w:pStyle w:val="Normal1"/>
        <w:widowControl w:val="0"/>
        <w:rPr>
          <w:ins w:id="139" w:author="jeffrey wallk" w:date="2014-03-13T19:45:00Z"/>
        </w:rPr>
      </w:pPr>
    </w:p>
    <w:p w14:paraId="77D8695E" w14:textId="77777777" w:rsidR="00444F04" w:rsidRDefault="00444F04">
      <w:pPr>
        <w:pStyle w:val="Normal1"/>
        <w:widowControl w:val="0"/>
      </w:pPr>
    </w:p>
    <w:p w14:paraId="7FD81449" w14:textId="77777777" w:rsidR="003928B5" w:rsidRDefault="00F83555">
      <w:pPr>
        <w:pStyle w:val="Normal1"/>
        <w:widowControl w:val="0"/>
        <w:rPr>
          <w:ins w:id="140" w:author="jeffrey wallk" w:date="2014-03-13T19:26:00Z"/>
        </w:rPr>
      </w:pPr>
      <w:r>
        <w:lastRenderedPageBreak/>
        <w:t xml:space="preserve">At this point it is important to address a common misperception related to this subject. While business architecture and business analysis are similarly named, they are not inextricably linked. Both disciplines have multiple inputs and multiple consumers, and as such need to be managed as separate disciplines. </w:t>
      </w:r>
    </w:p>
    <w:p w14:paraId="5B74C6A7" w14:textId="77777777" w:rsidR="00364B7B" w:rsidRDefault="00364B7B">
      <w:pPr>
        <w:pStyle w:val="Normal1"/>
        <w:widowControl w:val="0"/>
        <w:rPr>
          <w:ins w:id="141" w:author="jeffrey wallk" w:date="2014-03-13T19:26:00Z"/>
        </w:rPr>
      </w:pPr>
    </w:p>
    <w:p w14:paraId="29F5ED28" w14:textId="2D7C777F" w:rsidR="00364B7B" w:rsidRPr="00364B7B" w:rsidRDefault="00364B7B">
      <w:pPr>
        <w:pStyle w:val="Normal1"/>
        <w:widowControl w:val="0"/>
        <w:ind w:left="990" w:right="1440"/>
        <w:rPr>
          <w:b/>
          <w:i/>
          <w:color w:val="7F7F7F" w:themeColor="text1" w:themeTint="80"/>
          <w:sz w:val="28"/>
          <w:rPrChange w:id="142" w:author="jeffrey wallk" w:date="2014-03-13T19:27:00Z">
            <w:rPr/>
          </w:rPrChange>
        </w:rPr>
        <w:pPrChange w:id="143" w:author="jeffrey wallk" w:date="2014-03-13T19:27:00Z">
          <w:pPr>
            <w:pStyle w:val="Normal1"/>
            <w:widowControl w:val="0"/>
          </w:pPr>
        </w:pPrChange>
      </w:pPr>
      <w:ins w:id="144" w:author="jeffrey wallk" w:date="2014-03-13T19:26:00Z">
        <w:r w:rsidRPr="00364B7B">
          <w:rPr>
            <w:b/>
            <w:i/>
            <w:color w:val="7F7F7F" w:themeColor="text1" w:themeTint="80"/>
            <w:sz w:val="24"/>
            <w:rPrChange w:id="145" w:author="jeffrey wallk" w:date="2014-03-13T19:27:00Z">
              <w:rPr>
                <w:color w:val="7F7F7F" w:themeColor="text1" w:themeTint="80"/>
              </w:rPr>
            </w:rPrChange>
          </w:rPr>
          <w:t>“</w:t>
        </w:r>
        <w:commentRangeStart w:id="146"/>
        <w:r w:rsidRPr="00364B7B">
          <w:rPr>
            <w:b/>
            <w:i/>
            <w:color w:val="7F7F7F" w:themeColor="text1" w:themeTint="80"/>
            <w:sz w:val="24"/>
            <w:rPrChange w:id="147" w:author="jeffrey wallk" w:date="2014-03-13T19:27:00Z">
              <w:rPr/>
            </w:rPrChange>
          </w:rPr>
          <w:t>70% of software projects fail due to poor requirements</w:t>
        </w:r>
        <w:commentRangeEnd w:id="146"/>
        <w:r w:rsidRPr="00364B7B">
          <w:rPr>
            <w:b/>
            <w:i/>
            <w:color w:val="7F7F7F" w:themeColor="text1" w:themeTint="80"/>
            <w:sz w:val="24"/>
            <w:rPrChange w:id="148" w:author="jeffrey wallk" w:date="2014-03-13T19:27:00Z">
              <w:rPr/>
            </w:rPrChange>
          </w:rPr>
          <w:commentReference w:id="146"/>
        </w:r>
        <w:r w:rsidRPr="00364B7B">
          <w:rPr>
            <w:b/>
            <w:i/>
            <w:color w:val="7F7F7F" w:themeColor="text1" w:themeTint="80"/>
            <w:sz w:val="24"/>
            <w:rPrChange w:id="149" w:author="jeffrey wallk" w:date="2014-03-13T19:27:00Z">
              <w:rPr/>
            </w:rPrChange>
          </w:rPr>
          <w:t xml:space="preserve"> with an associated rework spend just north of $45B annually”</w:t>
        </w:r>
      </w:ins>
    </w:p>
    <w:p w14:paraId="1F8F3ACB" w14:textId="77777777" w:rsidR="003928B5" w:rsidRDefault="003928B5">
      <w:pPr>
        <w:pStyle w:val="Normal1"/>
        <w:widowControl w:val="0"/>
      </w:pPr>
    </w:p>
    <w:p w14:paraId="54CF4467" w14:textId="77777777" w:rsidR="003928B5" w:rsidRDefault="00F83555">
      <w:pPr>
        <w:pStyle w:val="Normal1"/>
        <w:widowControl w:val="0"/>
      </w:pPr>
      <w:r>
        <w:t xml:space="preserve">The blueprints created by a business architect may be used as a framework for business requirements, as we expose further in this white paper. However, they are also of use to strategic planning teams, portfolio management, project managers, agile teams, business process modelers, solution and data architects, and dozens of other downstream </w:t>
      </w:r>
      <w:commentRangeStart w:id="150"/>
      <w:r>
        <w:t>disciplines</w:t>
      </w:r>
      <w:commentRangeEnd w:id="150"/>
      <w:r>
        <w:commentReference w:id="150"/>
      </w:r>
      <w:r>
        <w:t>. This is in addition to their role in providing clarity of thought to executive leaders meeting various business challenges and designing solutions to those challenges.</w:t>
      </w:r>
    </w:p>
    <w:p w14:paraId="2E800846" w14:textId="77777777" w:rsidR="003928B5" w:rsidRDefault="003928B5">
      <w:pPr>
        <w:pStyle w:val="Normal1"/>
        <w:widowControl w:val="0"/>
      </w:pPr>
    </w:p>
    <w:p w14:paraId="00CA2BA4" w14:textId="0AF05F4B" w:rsidR="003928B5" w:rsidRDefault="00F83555">
      <w:pPr>
        <w:pStyle w:val="Normal1"/>
        <w:widowControl w:val="0"/>
      </w:pPr>
      <w:r>
        <w:t xml:space="preserve">Business requirements </w:t>
      </w:r>
      <w:ins w:id="151" w:author="jeffrey wallk" w:date="2014-03-13T20:51:00Z">
        <w:r w:rsidR="00D80119">
          <w:t xml:space="preserve">provide a consistent way of translating gaps in value streams and </w:t>
        </w:r>
      </w:ins>
      <w:ins w:id="152" w:author="jeffrey wallk" w:date="2014-03-13T20:52:00Z">
        <w:r w:rsidR="00D80119">
          <w:t>capabilities</w:t>
        </w:r>
      </w:ins>
      <w:ins w:id="153" w:author="jeffrey wallk" w:date="2014-03-13T20:51:00Z">
        <w:r w:rsidR="00D80119">
          <w:t xml:space="preserve"> </w:t>
        </w:r>
      </w:ins>
      <w:ins w:id="154" w:author="jeffrey wallk" w:date="2014-03-13T20:52:00Z">
        <w:r w:rsidR="00D80119">
          <w:t xml:space="preserve">into scenarios, </w:t>
        </w:r>
      </w:ins>
      <w:ins w:id="155" w:author="jeffrey wallk" w:date="2014-03-13T20:53:00Z">
        <w:r w:rsidR="00D80119">
          <w:t xml:space="preserve">services, </w:t>
        </w:r>
      </w:ins>
      <w:ins w:id="156" w:author="jeffrey wallk" w:date="2014-03-13T20:52:00Z">
        <w:r w:rsidR="00D80119">
          <w:t>process models,</w:t>
        </w:r>
      </w:ins>
      <w:ins w:id="157" w:author="jeffrey wallk" w:date="2014-03-13T20:53:00Z">
        <w:r w:rsidR="00D80119">
          <w:t xml:space="preserve"> </w:t>
        </w:r>
      </w:ins>
      <w:ins w:id="158" w:author="jeffrey wallk" w:date="2014-03-13T20:52:00Z">
        <w:r w:rsidR="00D80119">
          <w:t>features</w:t>
        </w:r>
      </w:ins>
      <w:ins w:id="159" w:author="jeffrey wallk" w:date="2014-03-13T21:01:00Z">
        <w:r w:rsidR="00016503">
          <w:t>, data attribu</w:t>
        </w:r>
      </w:ins>
      <w:ins w:id="160" w:author="jeffrey wallk" w:date="2014-03-13T21:02:00Z">
        <w:r w:rsidR="00016503">
          <w:t>t</w:t>
        </w:r>
      </w:ins>
      <w:ins w:id="161" w:author="jeffrey wallk" w:date="2014-03-13T21:01:00Z">
        <w:r w:rsidR="00016503">
          <w:t>es, and rules</w:t>
        </w:r>
      </w:ins>
      <w:ins w:id="162" w:author="jeffrey wallk" w:date="2014-03-13T20:52:00Z">
        <w:r w:rsidR="00D80119">
          <w:t xml:space="preserve">. </w:t>
        </w:r>
      </w:ins>
      <w:ins w:id="163" w:author="jeffrey wallk" w:date="2014-03-13T21:02:00Z">
        <w:r w:rsidR="00016503">
          <w:t>All of the</w:t>
        </w:r>
      </w:ins>
      <w:ins w:id="164" w:author="jeffrey wallk" w:date="2014-03-13T21:06:00Z">
        <w:r w:rsidR="007D632A">
          <w:t>se</w:t>
        </w:r>
      </w:ins>
      <w:ins w:id="165" w:author="jeffrey wallk" w:date="2014-03-13T21:02:00Z">
        <w:r w:rsidR="00016503">
          <w:t xml:space="preserve"> requirements artifacts </w:t>
        </w:r>
      </w:ins>
      <w:ins w:id="166" w:author="jeffrey wallk" w:date="2014-03-13T20:54:00Z">
        <w:r w:rsidR="00016503">
          <w:t xml:space="preserve">provide a </w:t>
        </w:r>
      </w:ins>
      <w:ins w:id="167" w:author="jeffrey wallk" w:date="2014-03-13T21:00:00Z">
        <w:r w:rsidR="00016503">
          <w:t xml:space="preserve">structured </w:t>
        </w:r>
      </w:ins>
      <w:ins w:id="168" w:author="jeffrey wallk" w:date="2014-03-13T21:01:00Z">
        <w:r w:rsidR="00016503">
          <w:t xml:space="preserve">way to capture and </w:t>
        </w:r>
      </w:ins>
      <w:ins w:id="169" w:author="jeffrey wallk" w:date="2014-03-13T21:06:00Z">
        <w:r w:rsidR="007D632A">
          <w:t xml:space="preserve">warehouse the specifications used to precisely guide changes to products and services used to deliver value. </w:t>
        </w:r>
      </w:ins>
      <w:ins w:id="170" w:author="jeffrey wallk" w:date="2014-03-13T21:11:00Z">
        <w:r w:rsidR="007D632A">
          <w:t xml:space="preserve">In order to achieve this level of precision, a commitment to requirements management and the business architecture used to frame (and align) these artifacts is required. </w:t>
        </w:r>
      </w:ins>
      <w:del w:id="171" w:author="jeffrey wallk" w:date="2014-03-13T21:10:00Z">
        <w:r w:rsidDel="007D632A">
          <w:delText xml:space="preserve">state the needs of a business in terms of the particular implementation needed. These should be focused on business statements and needs, specific to the program or project at hand. </w:delText>
        </w:r>
      </w:del>
      <w:r>
        <w:t>Where organizations often go off-course</w:t>
      </w:r>
      <w:ins w:id="172" w:author="jeffrey wallk" w:date="2014-03-13T21:12:00Z">
        <w:r w:rsidR="007D632A">
          <w:t xml:space="preserve">, resulting in rework or worse (delivering the wrong products and services to customers) is when the discipline is bypassed in favor of a quick fix. Often times, organizations jump into defining the solution before they fully understand the needs. In some cases, tools and/or </w:t>
        </w:r>
      </w:ins>
      <w:ins w:id="173" w:author="jeffrey wallk" w:date="2014-03-13T21:14:00Z">
        <w:r w:rsidR="007D632A">
          <w:t>technology</w:t>
        </w:r>
      </w:ins>
      <w:ins w:id="174" w:author="jeffrey wallk" w:date="2014-03-13T21:12:00Z">
        <w:r w:rsidR="007D632A">
          <w:t xml:space="preserve"> </w:t>
        </w:r>
      </w:ins>
      <w:ins w:id="175" w:author="jeffrey wallk" w:date="2014-03-13T21:14:00Z">
        <w:r w:rsidR="00FD6DE0">
          <w:t xml:space="preserve">choices are made based on a presumed understanding of a technical need. Without the traceability back to what customers want, the execution of changes to products and services is based on guesswork. Organizations can </w:t>
        </w:r>
      </w:ins>
      <w:ins w:id="176" w:author="jeffrey wallk" w:date="2014-03-13T21:21:00Z">
        <w:r w:rsidR="00FD6DE0">
          <w:t xml:space="preserve">ill afford to rely on intuition to drive sustainable organic growth. </w:t>
        </w:r>
      </w:ins>
      <w:ins w:id="177" w:author="jeffrey wallk" w:date="2014-03-13T21:22:00Z">
        <w:r w:rsidR="00FD6DE0">
          <w:t xml:space="preserve">The future remains bright for organizations with leadership who commit to the discipline of driving growth using a disciplined </w:t>
        </w:r>
      </w:ins>
      <w:ins w:id="178" w:author="jeffrey wallk" w:date="2014-03-13T21:23:00Z">
        <w:r w:rsidR="00FD6DE0">
          <w:t xml:space="preserve">process for </w:t>
        </w:r>
      </w:ins>
      <w:ins w:id="179" w:author="jeffrey wallk" w:date="2014-03-13T21:24:00Z">
        <w:r w:rsidR="00B01E29">
          <w:t>guiding their investments.</w:t>
        </w:r>
        <w:r w:rsidR="00B01E29" w:rsidRPr="00B01E29">
          <w:rPr>
            <w:vertAlign w:val="superscript"/>
            <w:rPrChange w:id="180" w:author="jeffrey wallk" w:date="2014-03-13T21:24:00Z">
              <w:rPr/>
            </w:rPrChange>
          </w:rPr>
          <w:t>4</w:t>
        </w:r>
      </w:ins>
      <w:del w:id="181" w:author="jeffrey wallk" w:date="2014-03-13T21:13:00Z">
        <w:r w:rsidDel="007D632A">
          <w:delText xml:space="preserve"> is to </w:delText>
        </w:r>
      </w:del>
      <w:del w:id="182" w:author="jeffrey wallk" w:date="2014-03-13T21:24:00Z">
        <w:r w:rsidDel="00B01E29">
          <w:delText>specify a solution, or worse yet, a technical requirement.</w:delText>
        </w:r>
      </w:del>
      <w:r>
        <w:t xml:space="preserve"> While efforts </w:t>
      </w:r>
      <w:del w:id="183" w:author="jeffrey wallk" w:date="2014-03-13T20:06:00Z">
        <w:r w:rsidDel="00494839">
          <w:delText xml:space="preserve">are </w:delText>
        </w:r>
      </w:del>
      <w:ins w:id="184" w:author="jeffrey wallk" w:date="2014-03-13T20:06:00Z">
        <w:r w:rsidR="00494839">
          <w:t xml:space="preserve">at </w:t>
        </w:r>
      </w:ins>
      <w:r>
        <w:t xml:space="preserve">solution architecture, technical design, or implementation details are often needed, they are not the core of a business requirement. </w:t>
      </w:r>
      <w:del w:id="185" w:author="jeffrey wallk" w:date="2014-03-13T21:26:00Z">
        <w:r w:rsidDel="00B01E29">
          <w:delText>Indeed a business requirement could be solved by business process management, resource design, or provision of additional information.</w:delText>
        </w:r>
      </w:del>
      <w:ins w:id="186" w:author="jeffrey wallk" w:date="2014-03-13T21:26:00Z">
        <w:r w:rsidR="00B01E29">
          <w:t>A strong business architecture will ensure that the right requirements are captured and aligned to drive change.</w:t>
        </w:r>
      </w:ins>
    </w:p>
    <w:p w14:paraId="66F8ED9F" w14:textId="77777777" w:rsidR="003928B5" w:rsidRDefault="003928B5">
      <w:pPr>
        <w:pStyle w:val="Normal1"/>
        <w:widowControl w:val="0"/>
      </w:pPr>
    </w:p>
    <w:p w14:paraId="76C0CBB2" w14:textId="77777777" w:rsidR="003928B5" w:rsidRDefault="00F83555">
      <w:pPr>
        <w:pStyle w:val="Normal1"/>
        <w:widowControl w:val="0"/>
      </w:pPr>
      <w:r>
        <w:t xml:space="preserve">As outlined in the remainder of this white paper, business architecture provides a structure for requirements alignment. The key outcome of business architecture is to provide a framework for the business. The elements of this framework - primarily but not </w:t>
      </w:r>
      <w:commentRangeStart w:id="187"/>
      <w:r>
        <w:t>exclusively value streams</w:t>
      </w:r>
      <w:commentRangeEnd w:id="187"/>
      <w:r>
        <w:commentReference w:id="187"/>
      </w:r>
      <w:r>
        <w:t xml:space="preserve"> and capabilities - can be improved and extended through the requirements of a project. In rare cases, requirements are provided in support of new capabilities. It is optimal in these cases to design business architecture first, then provide implementation level details through requirements.</w:t>
      </w:r>
    </w:p>
    <w:p w14:paraId="5D535649" w14:textId="77777777" w:rsidR="003928B5" w:rsidRDefault="003928B5">
      <w:pPr>
        <w:pStyle w:val="Normal1"/>
        <w:widowControl w:val="0"/>
      </w:pPr>
    </w:p>
    <w:p w14:paraId="61221AA4" w14:textId="77777777" w:rsidR="003928B5" w:rsidRPr="00364B7B" w:rsidRDefault="00F83555">
      <w:pPr>
        <w:pStyle w:val="Normal1"/>
        <w:widowControl w:val="0"/>
        <w:rPr>
          <w:color w:val="auto"/>
          <w:rPrChange w:id="188" w:author="jeffrey wallk" w:date="2014-03-13T19:23:00Z">
            <w:rPr/>
          </w:rPrChange>
        </w:rPr>
      </w:pPr>
      <w:r w:rsidRPr="00364B7B">
        <w:rPr>
          <w:b/>
          <w:i/>
          <w:color w:val="auto"/>
          <w:rPrChange w:id="189" w:author="jeffrey wallk" w:date="2014-03-13T19:23:00Z">
            <w:rPr>
              <w:b/>
              <w:i/>
              <w:color w:val="FF0000"/>
            </w:rPr>
          </w:rPrChange>
        </w:rPr>
        <w:t>Section 3: Business Requirements Analysis Approaches &amp; Best Practices</w:t>
      </w:r>
    </w:p>
    <w:p w14:paraId="7464E389" w14:textId="6A62F103" w:rsidR="003928B5" w:rsidRDefault="00F83555">
      <w:pPr>
        <w:pStyle w:val="Normal1"/>
        <w:widowControl w:val="0"/>
      </w:pPr>
      <w:r>
        <w:t xml:space="preserve">The Requirements Management process can be broken down into four primary phases: Planning, Elicitation, Analysis and Solution Design. The expected outputs of this process are </w:t>
      </w:r>
      <w:r>
        <w:lastRenderedPageBreak/>
        <w:t xml:space="preserve">specific conditions and/or capabilities essential to achieve a defined target state utilizing multiple levels of detail. However, as projects continue to miss delivering anticipated business value within scope, the requirements process will continue to be suspect. Not only is it a common perception </w:t>
      </w:r>
      <w:ins w:id="190" w:author="jeffrey wallk" w:date="2014-03-13T20:39:00Z">
        <w:r w:rsidR="00070900">
          <w:t xml:space="preserve">that </w:t>
        </w:r>
      </w:ins>
      <w:r>
        <w:t xml:space="preserve">this process is problematic, but opinions are backed by industry statics noting approximately </w:t>
      </w:r>
      <w:commentRangeStart w:id="191"/>
      <w:r>
        <w:t>70% of software projects fail due to poor requirements</w:t>
      </w:r>
      <w:commentRangeEnd w:id="191"/>
      <w:r>
        <w:commentReference w:id="191"/>
      </w:r>
      <w:ins w:id="192" w:author="jeffrey wallk" w:date="2014-03-13T21:29:00Z">
        <w:r w:rsidR="00B01E29" w:rsidRPr="00B01E29">
          <w:rPr>
            <w:vertAlign w:val="superscript"/>
            <w:rPrChange w:id="193" w:author="jeffrey wallk" w:date="2014-03-13T21:29:00Z">
              <w:rPr/>
            </w:rPrChange>
          </w:rPr>
          <w:t>5</w:t>
        </w:r>
      </w:ins>
      <w:r>
        <w:t xml:space="preserve"> with an associated </w:t>
      </w:r>
      <w:commentRangeStart w:id="194"/>
      <w:r>
        <w:t>rework spend just north of $45B annually.</w:t>
      </w:r>
      <w:commentRangeEnd w:id="194"/>
      <w:r>
        <w:commentReference w:id="194"/>
      </w:r>
      <w:ins w:id="195" w:author="jeffrey wallk" w:date="2014-03-13T21:29:00Z">
        <w:r w:rsidR="00B01E29" w:rsidRPr="00B01E29">
          <w:rPr>
            <w:vertAlign w:val="superscript"/>
            <w:rPrChange w:id="196" w:author="jeffrey wallk" w:date="2014-03-13T21:29:00Z">
              <w:rPr/>
            </w:rPrChange>
          </w:rPr>
          <w:t>6</w:t>
        </w:r>
      </w:ins>
    </w:p>
    <w:p w14:paraId="5D79F66E" w14:textId="77777777" w:rsidR="003928B5" w:rsidRDefault="003928B5">
      <w:pPr>
        <w:pStyle w:val="Normal1"/>
        <w:widowControl w:val="0"/>
      </w:pPr>
    </w:p>
    <w:p w14:paraId="2AEFB6F3" w14:textId="1C7F1CE7" w:rsidR="003928B5" w:rsidRDefault="00F83555">
      <w:pPr>
        <w:pStyle w:val="Normal1"/>
        <w:widowControl w:val="0"/>
      </w:pPr>
      <w:r>
        <w:t xml:space="preserve">Reversing this trend has brought about the development of several techniques, frameworks and has been a dominant driver for organizations adopting Application Lifecycle Management (ALM) platforms. Methodologies such as the Rational Unified Process (RUP), maturity in Iterative Development, and Agile have had positive impacts remediating risks associated with controlling scope, standardizing documentation, and improving business-to-IT communications. What still remains to be addressed are several key considerations that improve </w:t>
      </w:r>
      <w:commentRangeStart w:id="197"/>
      <w:r>
        <w:t xml:space="preserve">both the capture and cataloguing of </w:t>
      </w:r>
      <w:commentRangeEnd w:id="197"/>
      <w:r>
        <w:commentReference w:id="197"/>
      </w:r>
      <w:r>
        <w:t xml:space="preserve">requirements </w:t>
      </w:r>
      <w:commentRangeStart w:id="198"/>
      <w:r>
        <w:t>to improve their initial and ongoing value as a core business asset</w:t>
      </w:r>
      <w:commentRangeEnd w:id="198"/>
      <w:r>
        <w:commentReference w:id="198"/>
      </w:r>
      <w:r>
        <w:t xml:space="preserve">. </w:t>
      </w:r>
      <w:del w:id="199" w:author="jeffrey wallk" w:date="2014-03-13T21:36:00Z">
        <w:r w:rsidDel="005E49C7">
          <w:delText xml:space="preserve">effectiveness – </w:delText>
        </w:r>
        <w:commentRangeStart w:id="200"/>
        <w:r w:rsidDel="005E49C7">
          <w:delText>e</w:delText>
        </w:r>
      </w:del>
      <w:ins w:id="201" w:author="jeffrey wallk" w:date="2014-03-13T21:36:00Z">
        <w:r w:rsidR="005E49C7">
          <w:t>E</w:t>
        </w:r>
      </w:ins>
      <w:r>
        <w:t>stablishing clear business boundaries for requirements and using these boundaries to improve the resulting requirement</w:t>
      </w:r>
      <w:commentRangeEnd w:id="200"/>
      <w:r>
        <w:commentReference w:id="200"/>
      </w:r>
      <w:r>
        <w:t xml:space="preserve">, establishing traceability (linking business strategy through solution design) and the ability to reuse requirements across common organizational capabilities. </w:t>
      </w:r>
      <w:commentRangeStart w:id="202"/>
      <w:r>
        <w:t>Requirements need to be framed properly in order to be useful and effectively utilized. One of the problems that plagues data management (modeling, MDM, and governance) is directly related to the inability of organization to properly contextualize requirements. The common practice is to homogenize requirements during capture and as they are catalogued. This creates confusion around boundaries and obfuscates expectations between enterprise needs and individual job executors (internal or external customers). The art of framing</w:t>
      </w:r>
      <w:ins w:id="203" w:author="jeffrey wallk" w:date="2014-03-13T19:45:00Z">
        <w:r w:rsidR="00444F04" w:rsidRPr="00444F04">
          <w:rPr>
            <w:vertAlign w:val="superscript"/>
            <w:rPrChange w:id="204" w:author="jeffrey wallk" w:date="2014-03-13T19:45:00Z">
              <w:rPr/>
            </w:rPrChange>
          </w:rPr>
          <w:t>3</w:t>
        </w:r>
      </w:ins>
      <w:r>
        <w:t xml:space="preserve"> </w:t>
      </w:r>
      <w:moveFromRangeStart w:id="205" w:author="jeffrey wallk" w:date="2014-03-13T19:46:00Z" w:name="move256359306"/>
      <w:moveFrom w:id="206" w:author="jeffrey wallk" w:date="2014-03-13T19:46:00Z">
        <w:r w:rsidDel="00444F04">
          <w:rPr>
            <w:color w:val="1155CC"/>
          </w:rPr>
          <w:t xml:space="preserve">(see The Art of Framing: Managing the Language of Leadership </w:t>
        </w:r>
        <w:r w:rsidR="007655D0" w:rsidDel="00444F04">
          <w:fldChar w:fldCharType="begin"/>
        </w:r>
        <w:r w:rsidR="007655D0" w:rsidDel="00444F04">
          <w:instrText xml:space="preserve"> HYPERLINK "http://www.amazon.com/s/ref=ntt_athr_dp_sr_1?_encoding=UTF8&amp;field-author=Gail%20T.%20Fairhurst&amp;search-alias=books&amp;sort=relevancerank" \h </w:instrText>
        </w:r>
        <w:r w:rsidR="007655D0" w:rsidDel="00444F04">
          <w:fldChar w:fldCharType="separate"/>
        </w:r>
        <w:r w:rsidDel="00444F04">
          <w:rPr>
            <w:color w:val="1155CC"/>
            <w:highlight w:val="white"/>
            <w:u w:val="single"/>
          </w:rPr>
          <w:t>Gail T. Fairhurst</w:t>
        </w:r>
        <w:r w:rsidR="007655D0" w:rsidDel="00444F04">
          <w:rPr>
            <w:color w:val="1155CC"/>
            <w:highlight w:val="white"/>
            <w:u w:val="single"/>
          </w:rPr>
          <w:fldChar w:fldCharType="end"/>
        </w:r>
        <w:r w:rsidDel="00444F04">
          <w:rPr>
            <w:color w:val="1155CC"/>
            <w:highlight w:val="white"/>
          </w:rPr>
          <w:t xml:space="preserve"> (Author), </w:t>
        </w:r>
        <w:r w:rsidR="007655D0" w:rsidDel="00444F04">
          <w:fldChar w:fldCharType="begin"/>
        </w:r>
        <w:r w:rsidR="007655D0" w:rsidDel="00444F04">
          <w:instrText xml:space="preserve"> HYPERLINK "http://www.amazon.com/s/ref=ntt_athr_dp_sr_2?_encoding=UTF8&amp;field-author=Robert%20A.%20Sarr&amp;search-alias=books&amp;sort=relevancerank" \h </w:instrText>
        </w:r>
        <w:r w:rsidR="007655D0" w:rsidDel="00444F04">
          <w:fldChar w:fldCharType="separate"/>
        </w:r>
        <w:r w:rsidDel="00444F04">
          <w:rPr>
            <w:color w:val="1155CC"/>
            <w:highlight w:val="white"/>
            <w:u w:val="single"/>
          </w:rPr>
          <w:t>Robert A. Sarr</w:t>
        </w:r>
        <w:r w:rsidR="007655D0" w:rsidDel="00444F04">
          <w:rPr>
            <w:color w:val="1155CC"/>
            <w:highlight w:val="white"/>
            <w:u w:val="single"/>
          </w:rPr>
          <w:fldChar w:fldCharType="end"/>
        </w:r>
        <w:r w:rsidDel="00444F04">
          <w:rPr>
            <w:color w:val="1155CC"/>
            <w:highlight w:val="white"/>
          </w:rPr>
          <w:t xml:space="preserve"> (Author))</w:t>
        </w:r>
        <w:r w:rsidDel="00444F04">
          <w:rPr>
            <w:color w:val="666666"/>
            <w:highlight w:val="white"/>
          </w:rPr>
          <w:t xml:space="preserve"> </w:t>
        </w:r>
      </w:moveFrom>
      <w:moveFromRangeEnd w:id="205"/>
      <w:r>
        <w:rPr>
          <w:highlight w:val="white"/>
        </w:rPr>
        <w:t xml:space="preserve">involves the ability to define clear boundaries for each type of requirement across the lineage of artifacts that traverse the requirements management lifecycle. One of the practices that helps demystify this art is the use of modeling. This separates the architect from the </w:t>
      </w:r>
      <w:del w:id="207" w:author="jeffrey wallk" w:date="2014-03-13T22:00:00Z">
        <w:r w:rsidDel="00F6438D">
          <w:rPr>
            <w:highlight w:val="white"/>
          </w:rPr>
          <w:delText xml:space="preserve">business analyst </w:delText>
        </w:r>
      </w:del>
      <w:ins w:id="208" w:author="jeffrey wallk" w:date="2014-03-13T22:00:00Z">
        <w:r w:rsidR="00F6438D">
          <w:rPr>
            <w:highlight w:val="white"/>
          </w:rPr>
          <w:t xml:space="preserve">business analyst </w:t>
        </w:r>
      </w:ins>
      <w:r>
        <w:rPr>
          <w:highlight w:val="white"/>
        </w:rPr>
        <w:t>practitioner and helps create alignment and consensus when used properly.</w:t>
      </w:r>
      <w:commentRangeEnd w:id="202"/>
      <w:r>
        <w:commentReference w:id="202"/>
      </w:r>
    </w:p>
    <w:p w14:paraId="494A4BB6" w14:textId="77777777" w:rsidR="003928B5" w:rsidRDefault="003928B5">
      <w:pPr>
        <w:pStyle w:val="Normal1"/>
        <w:widowControl w:val="0"/>
      </w:pPr>
    </w:p>
    <w:p w14:paraId="4247713D" w14:textId="59DEE81D" w:rsidR="003928B5" w:rsidRDefault="00F83555">
      <w:pPr>
        <w:pStyle w:val="Normal1"/>
        <w:widowControl w:val="0"/>
      </w:pPr>
      <w:r>
        <w:t xml:space="preserve">Addressing these disciplines requires a common understanding that regardless of the type of output the </w:t>
      </w:r>
      <w:del w:id="209" w:author="jeffrey wallk" w:date="2014-03-13T22:00:00Z">
        <w:r w:rsidDel="00F6438D">
          <w:delText xml:space="preserve">Business Analyst </w:delText>
        </w:r>
      </w:del>
      <w:ins w:id="210" w:author="jeffrey wallk" w:date="2014-03-13T22:00:00Z">
        <w:r w:rsidR="00F6438D">
          <w:t xml:space="preserve">business analyst </w:t>
        </w:r>
      </w:ins>
      <w:r>
        <w:t xml:space="preserve">is producing - Use Case, User Story or simple Must/Shall statements, an effective requirement is the product of thorough analysis. This means the BA must possess both the capability and essential artifacts to examine, interpret and transform information (implicit and explicit) that enables sound </w:t>
      </w:r>
      <w:del w:id="211" w:author="jeffrey wallk" w:date="2014-03-13T21:36:00Z">
        <w:r w:rsidDel="005E49C7">
          <w:delText>decision making</w:delText>
        </w:r>
      </w:del>
      <w:ins w:id="212" w:author="jeffrey wallk" w:date="2014-03-13T21:36:00Z">
        <w:r w:rsidR="005E49C7">
          <w:t>decision-making</w:t>
        </w:r>
      </w:ins>
      <w:r>
        <w:t>. Herein lies the value Business Architecture provides to the process.</w:t>
      </w:r>
    </w:p>
    <w:p w14:paraId="49D00F1F" w14:textId="77777777" w:rsidR="003928B5" w:rsidRDefault="003928B5">
      <w:pPr>
        <w:pStyle w:val="Normal1"/>
        <w:widowControl w:val="0"/>
      </w:pPr>
    </w:p>
    <w:p w14:paraId="4DE0E98F" w14:textId="187A6298" w:rsidR="003928B5" w:rsidRDefault="00F83555">
      <w:pPr>
        <w:pStyle w:val="Normal1"/>
        <w:widowControl w:val="0"/>
      </w:pPr>
      <w:r>
        <w:t xml:space="preserve">Possessing these artifacts and perspectives are absolutely critical. Today, Business Analysts do a very respectable job delivering Functional Requirements vs. Business Requirements (i.e. lower-level system behaviors vs. higher-level business needs). Why is this the case? First, the </w:t>
      </w:r>
      <w:commentRangeStart w:id="213"/>
      <w:r>
        <w:t xml:space="preserve">BA </w:t>
      </w:r>
      <w:commentRangeEnd w:id="213"/>
      <w:r>
        <w:commentReference w:id="213"/>
      </w:r>
      <w:r>
        <w:t xml:space="preserve">developing Functional Requirements typically has access to the necessary artifacts to perform thorough analysis – Application/Information Architectures, Data-flow Diagrams and Dictionaries, and User Interface guidelines. Possessing these blueprints and references creates a common, </w:t>
      </w:r>
      <w:del w:id="214" w:author="jeffrey wallk" w:date="2014-03-13T21:36:00Z">
        <w:r w:rsidDel="005E49C7">
          <w:delText>cross functional</w:delText>
        </w:r>
      </w:del>
      <w:ins w:id="215" w:author="jeffrey wallk" w:date="2014-03-13T21:36:00Z">
        <w:r w:rsidR="005E49C7">
          <w:t>cross-functional</w:t>
        </w:r>
      </w:ins>
      <w:r>
        <w:t xml:space="preserve"> context to effectively connect the dots between ask and behavior. The second reason is more aligned with organizational structures and the role of the BA. As the majority of </w:t>
      </w:r>
      <w:proofErr w:type="gramStart"/>
      <w:ins w:id="216" w:author="jeffrey wallk" w:date="2014-03-13T21:37:00Z">
        <w:r w:rsidR="005E49C7">
          <w:t>business</w:t>
        </w:r>
        <w:proofErr w:type="gramEnd"/>
        <w:r w:rsidR="005E49C7">
          <w:t xml:space="preserve"> a</w:t>
        </w:r>
      </w:ins>
      <w:del w:id="217" w:author="jeffrey wallk" w:date="2014-03-13T21:37:00Z">
        <w:r w:rsidDel="005E49C7">
          <w:delText>A</w:delText>
        </w:r>
      </w:del>
      <w:r>
        <w:t>nalysts are functionally aligned with IT (</w:t>
      </w:r>
      <w:commentRangeStart w:id="218"/>
      <w:r>
        <w:t xml:space="preserve">65% vs. 35% reside within the </w:t>
      </w:r>
      <w:r>
        <w:lastRenderedPageBreak/>
        <w:t>business unit</w:t>
      </w:r>
      <w:commentRangeEnd w:id="218"/>
      <w:r>
        <w:commentReference w:id="218"/>
      </w:r>
      <w:r>
        <w:t>), responsibilities tend to focus on developing the “</w:t>
      </w:r>
      <w:proofErr w:type="spellStart"/>
      <w:r>
        <w:t>whats</w:t>
      </w:r>
      <w:proofErr w:type="spellEnd"/>
      <w:r>
        <w:t xml:space="preserve">” that define the technical solution. Although a must have capability, this creates an unnecessary and serious exposure in the ability to connect these defined behaviors back through intended business results, values and capabilities. </w:t>
      </w:r>
    </w:p>
    <w:p w14:paraId="486CEFDC" w14:textId="77777777" w:rsidR="003928B5" w:rsidRDefault="003928B5">
      <w:pPr>
        <w:pStyle w:val="Normal1"/>
        <w:widowControl w:val="0"/>
      </w:pPr>
    </w:p>
    <w:p w14:paraId="375A4637" w14:textId="77777777" w:rsidR="00444F04" w:rsidRDefault="00F83555">
      <w:pPr>
        <w:pStyle w:val="Normal1"/>
        <w:widowControl w:val="0"/>
        <w:rPr>
          <w:ins w:id="219" w:author="jeffrey wallk" w:date="2014-03-13T19:50:00Z"/>
        </w:rPr>
      </w:pPr>
      <w:r>
        <w:t xml:space="preserve">Business Architecture mappings provide that necessary context to narrow this most critical gap. Strategy, capability, value, organization, information, stakeholder, product, and initiative maps </w:t>
      </w:r>
      <w:commentRangeStart w:id="220"/>
      <w:r>
        <w:t>create</w:t>
      </w:r>
      <w:commentRangeEnd w:id="220"/>
      <w:r>
        <w:commentReference w:id="220"/>
      </w:r>
      <w:r>
        <w:t xml:space="preserve"> clear perspectives across the business to appropriately assess and produce effective business requirements from initial planning efforts through deployment. What is essential is possessing a framework that not only creates the linkage from Business Strategy to Organizational Capability, but also the capacity to quickly identify those common, reusable requirement</w:t>
      </w:r>
    </w:p>
    <w:p w14:paraId="163AADC1" w14:textId="1D44811A" w:rsidR="003928B5" w:rsidDel="00364B7B" w:rsidRDefault="00F83555">
      <w:pPr>
        <w:pStyle w:val="Normal1"/>
        <w:widowControl w:val="0"/>
        <w:rPr>
          <w:del w:id="221" w:author="jeffrey wallk" w:date="2014-03-13T19:23:00Z"/>
        </w:rPr>
      </w:pPr>
      <w:del w:id="222" w:author="jeffrey wallk" w:date="2014-03-13T19:24:00Z">
        <w:r w:rsidDel="00364B7B">
          <w:delText>s</w:delText>
        </w:r>
      </w:del>
      <w:del w:id="223" w:author="jeffrey wallk" w:date="2014-03-13T19:23:00Z">
        <w:r w:rsidDel="00364B7B">
          <w:delText>.</w:delText>
        </w:r>
      </w:del>
    </w:p>
    <w:p w14:paraId="64288EFE" w14:textId="77777777" w:rsidR="003928B5" w:rsidDel="00364B7B" w:rsidRDefault="003928B5">
      <w:pPr>
        <w:pStyle w:val="Normal1"/>
        <w:widowControl w:val="0"/>
        <w:rPr>
          <w:del w:id="224" w:author="jeffrey wallk" w:date="2014-03-13T19:23:00Z"/>
        </w:rPr>
      </w:pPr>
    </w:p>
    <w:p w14:paraId="030283DD" w14:textId="77777777" w:rsidR="003928B5" w:rsidRDefault="003928B5">
      <w:pPr>
        <w:pStyle w:val="Normal1"/>
        <w:widowControl w:val="0"/>
      </w:pPr>
    </w:p>
    <w:p w14:paraId="128963BE" w14:textId="618CBA9E" w:rsidR="003928B5" w:rsidDel="00364B7B" w:rsidRDefault="00F83555">
      <w:pPr>
        <w:pStyle w:val="Normal1"/>
        <w:rPr>
          <w:del w:id="225" w:author="jeffrey wallk" w:date="2014-03-13T19:24:00Z"/>
        </w:rPr>
      </w:pPr>
      <w:del w:id="226" w:author="jeffrey wallk" w:date="2014-03-13T19:24:00Z">
        <w:r w:rsidDel="00364B7B">
          <w:br w:type="page"/>
        </w:r>
      </w:del>
    </w:p>
    <w:p w14:paraId="3BC43B2E" w14:textId="6EE02107" w:rsidR="003928B5" w:rsidDel="00364B7B" w:rsidRDefault="003928B5">
      <w:pPr>
        <w:pStyle w:val="Normal1"/>
        <w:rPr>
          <w:del w:id="227" w:author="jeffrey wallk" w:date="2014-03-13T19:24:00Z"/>
        </w:rPr>
        <w:pPrChange w:id="228" w:author="jeffrey wallk" w:date="2014-03-13T19:24:00Z">
          <w:pPr>
            <w:pStyle w:val="Normal1"/>
            <w:widowControl w:val="0"/>
          </w:pPr>
        </w:pPrChange>
      </w:pPr>
    </w:p>
    <w:p w14:paraId="721F254E" w14:textId="77777777" w:rsidR="003928B5" w:rsidRDefault="00F83555">
      <w:pPr>
        <w:pStyle w:val="Normal1"/>
        <w:widowControl w:val="0"/>
      </w:pPr>
      <w:r>
        <w:rPr>
          <w:b/>
          <w:i/>
        </w:rPr>
        <w:t>Section 4: Business Architecture as a Framework for Business Requirements Analysis</w:t>
      </w:r>
    </w:p>
    <w:p w14:paraId="2FE71A1F" w14:textId="77777777" w:rsidR="003928B5" w:rsidRDefault="00F83555">
      <w:pPr>
        <w:pStyle w:val="Normal1"/>
        <w:widowControl w:val="0"/>
      </w:pPr>
      <w:r>
        <w:t>Business Analysts must be able to answer the question “why?” Not necessarily why the project was initiated, but why the business requirement exists. Requirements unequivocally define conditions and/or capabilities essential to achieve a defined target state. These are the instructions guiding the design of the solution that will create the intended Return on Investment. They have to represent the output of thorough analysis. They have to be accurate.</w:t>
      </w:r>
    </w:p>
    <w:p w14:paraId="4FE1E99B" w14:textId="77777777" w:rsidR="003928B5" w:rsidRDefault="00F83555">
      <w:pPr>
        <w:pStyle w:val="Normal1"/>
        <w:widowControl w:val="0"/>
      </w:pPr>
      <w:r>
        <w:t xml:space="preserve"> </w:t>
      </w:r>
    </w:p>
    <w:p w14:paraId="28CBD10D" w14:textId="77777777" w:rsidR="003928B5" w:rsidRDefault="00F83555">
      <w:pPr>
        <w:pStyle w:val="Normal1"/>
        <w:widowControl w:val="0"/>
      </w:pPr>
      <w:r>
        <w:t>The recommended approach to effectively address the why question is the ability to trace the requirements logic from its basic components – Stakeholder, Goal, and Reason through its origins and deployment - business strategy, value stream, and capability. Frameworks today guide Analysts to trace specific requirements back to specific project artifacts – Business Requirements to Project Scope, Functional Requirements to the Business Requirements Document, and Implementation Requirements to the Functional Specification. But projects rarely have the ability to trace requirements full circle from business strategy through solution design. The reason is not due to a fundamental design flaw in traceability matrices, but rather the Project Scope document typically represents the highest level of the business as a whole.</w:t>
      </w:r>
    </w:p>
    <w:p w14:paraId="2E1FAF39" w14:textId="77777777" w:rsidR="003928B5" w:rsidRDefault="003928B5">
      <w:pPr>
        <w:pStyle w:val="Normal1"/>
        <w:widowControl w:val="0"/>
      </w:pPr>
    </w:p>
    <w:p w14:paraId="1091ECD6" w14:textId="77777777" w:rsidR="003928B5" w:rsidRDefault="00F83555">
      <w:pPr>
        <w:pStyle w:val="Normal1"/>
        <w:widowControl w:val="0"/>
      </w:pPr>
      <w:r>
        <w:t xml:space="preserve">A </w:t>
      </w:r>
      <w:commentRangeStart w:id="229"/>
      <w:r>
        <w:t>Business Architecture e</w:t>
      </w:r>
      <w:commentRangeEnd w:id="229"/>
      <w:r>
        <w:commentReference w:id="229"/>
      </w:r>
      <w:r>
        <w:t>nabled analysis framework links requirements with the perspectives of business strategy through solution design. It provides Business Analysts and impacted stakeholders with a visual business context that represents a traceable logic between the requirement and its structural business components. Organizations leveraging this framework should anticipate the following benefits throughout out the entire project lifecycle:</w:t>
      </w:r>
    </w:p>
    <w:p w14:paraId="49377A06" w14:textId="77777777" w:rsidR="003928B5" w:rsidRDefault="00F83555">
      <w:pPr>
        <w:pStyle w:val="Normal1"/>
        <w:widowControl w:val="0"/>
      </w:pPr>
      <w:r>
        <w:t xml:space="preserve"> </w:t>
      </w:r>
    </w:p>
    <w:p w14:paraId="70511F6E" w14:textId="77777777" w:rsidR="003928B5" w:rsidRDefault="00F83555">
      <w:pPr>
        <w:pStyle w:val="Normal1"/>
        <w:widowControl w:val="0"/>
        <w:numPr>
          <w:ilvl w:val="0"/>
          <w:numId w:val="2"/>
        </w:numPr>
        <w:ind w:hanging="359"/>
        <w:contextualSpacing/>
      </w:pPr>
      <w:r>
        <w:t>More defined and complete Business Cases through aligning customer/stakeholder needs, value streams and capabilities</w:t>
      </w:r>
    </w:p>
    <w:p w14:paraId="732FA456" w14:textId="77777777" w:rsidR="003928B5" w:rsidRDefault="00F83555">
      <w:pPr>
        <w:pStyle w:val="Normal1"/>
        <w:widowControl w:val="0"/>
        <w:numPr>
          <w:ilvl w:val="0"/>
          <w:numId w:val="2"/>
        </w:numPr>
        <w:ind w:hanging="359"/>
        <w:contextualSpacing/>
      </w:pPr>
      <w:r>
        <w:t>More informed business decisions through the identification of capability gaps/overlaps, misalignments between value propositions, and delivery channels</w:t>
      </w:r>
    </w:p>
    <w:p w14:paraId="05C06E4F" w14:textId="77777777" w:rsidR="003928B5" w:rsidRDefault="00F83555">
      <w:pPr>
        <w:pStyle w:val="Normal1"/>
        <w:widowControl w:val="0"/>
        <w:numPr>
          <w:ilvl w:val="0"/>
          <w:numId w:val="2"/>
        </w:numPr>
        <w:ind w:hanging="359"/>
        <w:contextualSpacing/>
      </w:pPr>
      <w:r>
        <w:t>More precise initiatives prioritization through alignment with the strategic roadmap and customer KPI’s</w:t>
      </w:r>
    </w:p>
    <w:p w14:paraId="425471F0" w14:textId="77777777" w:rsidR="003928B5" w:rsidRDefault="00F83555">
      <w:pPr>
        <w:pStyle w:val="Normal1"/>
        <w:widowControl w:val="0"/>
        <w:numPr>
          <w:ilvl w:val="0"/>
          <w:numId w:val="2"/>
        </w:numPr>
        <w:ind w:hanging="359"/>
        <w:contextualSpacing/>
      </w:pPr>
      <w:r>
        <w:t>More accurate and consumable Business Requirements that define intended business objectives through a language understood by both Business and IT</w:t>
      </w:r>
    </w:p>
    <w:p w14:paraId="3CA3E898" w14:textId="77777777" w:rsidR="003928B5" w:rsidRDefault="00F83555">
      <w:pPr>
        <w:pStyle w:val="Normal1"/>
        <w:widowControl w:val="0"/>
        <w:numPr>
          <w:ilvl w:val="0"/>
          <w:numId w:val="2"/>
        </w:numPr>
        <w:ind w:hanging="359"/>
        <w:contextualSpacing/>
      </w:pPr>
      <w:r>
        <w:lastRenderedPageBreak/>
        <w:t>More effective identification of business functions requiring the same or similar capabilities for reuse</w:t>
      </w:r>
    </w:p>
    <w:p w14:paraId="771ED1FA" w14:textId="77777777" w:rsidR="003928B5" w:rsidRDefault="00F83555">
      <w:pPr>
        <w:pStyle w:val="Normal1"/>
        <w:widowControl w:val="0"/>
      </w:pPr>
      <w:r>
        <w:t xml:space="preserve"> </w:t>
      </w:r>
    </w:p>
    <w:p w14:paraId="746A5DF3" w14:textId="77777777" w:rsidR="003928B5" w:rsidRDefault="00F83555">
      <w:pPr>
        <w:pStyle w:val="Normal1"/>
        <w:widowControl w:val="0"/>
      </w:pPr>
      <w:r>
        <w:t>To gain perspective on how these benefits manifest themselves, let’s align the framework between Business Architecture key integration points with Business Analysts outputs:</w:t>
      </w:r>
    </w:p>
    <w:p w14:paraId="2FA3367A" w14:textId="77777777" w:rsidR="003928B5" w:rsidRDefault="00F83555">
      <w:pPr>
        <w:pStyle w:val="Normal1"/>
        <w:widowControl w:val="0"/>
      </w:pPr>
      <w:r>
        <w:t xml:space="preserve"> </w:t>
      </w:r>
    </w:p>
    <w:p w14:paraId="236DC242" w14:textId="77777777" w:rsidR="003928B5" w:rsidRDefault="00F83555">
      <w:pPr>
        <w:pStyle w:val="Normal1"/>
        <w:widowControl w:val="0"/>
      </w:pPr>
      <w:r>
        <w:rPr>
          <w:b/>
        </w:rPr>
        <w:t>Strategic Analysis and the Business Case</w:t>
      </w:r>
    </w:p>
    <w:p w14:paraId="44C232F2" w14:textId="77777777" w:rsidR="003928B5" w:rsidRDefault="00F83555">
      <w:pPr>
        <w:pStyle w:val="Normal1"/>
        <w:widowControl w:val="0"/>
      </w:pPr>
      <w:r>
        <w:t>Business initiatives typically require the development of a Business Case before being chartered and funded as a project. Business Analysts must be able to piece together business and functional concepts into a consumable, actionable business case that define those data points that justify the investment, and ensure the initiative is appropriately aligned with strategy, customer/stakeholder needs, delivery channels, and capabilities.</w:t>
      </w:r>
    </w:p>
    <w:p w14:paraId="69294700" w14:textId="77777777" w:rsidR="003928B5" w:rsidRDefault="00F83555">
      <w:pPr>
        <w:pStyle w:val="Normal1"/>
        <w:widowControl w:val="0"/>
      </w:pPr>
      <w:r>
        <w:t xml:space="preserve"> </w:t>
      </w:r>
    </w:p>
    <w:p w14:paraId="6F95CA13" w14:textId="77777777" w:rsidR="003928B5" w:rsidRDefault="00F83555">
      <w:pPr>
        <w:pStyle w:val="Normal1"/>
        <w:widowControl w:val="0"/>
      </w:pPr>
      <w:r>
        <w:t>Analysts not having the ability to reference higher-level views such as strategy maps, value streams, and business capability maps either an enterprise or business unit perspective as context for analysis often yields two unfavorable elements into the Business Case – additional assumptions, and time to create the business case. Additional risks such as the duplication of a solution that has already been completed for a given capability, proposing functionality that is misaligned with value propositions or delivery channel capabilities are also potentially exposed.</w:t>
      </w:r>
    </w:p>
    <w:p w14:paraId="60763D80" w14:textId="77777777" w:rsidR="003928B5" w:rsidRDefault="00F83555">
      <w:pPr>
        <w:pStyle w:val="Normal1"/>
        <w:widowControl w:val="0"/>
      </w:pPr>
      <w:r>
        <w:t xml:space="preserve"> </w:t>
      </w:r>
    </w:p>
    <w:p w14:paraId="3322486B" w14:textId="77777777" w:rsidR="003928B5" w:rsidRDefault="00F83555">
      <w:pPr>
        <w:pStyle w:val="Normal1"/>
        <w:widowControl w:val="0"/>
      </w:pPr>
      <w:r>
        <w:t>Accessibility to these Business Architecture artifacts enables the Analyst to analyze vs. engage in a timely seek-and-find mission – most often requiring a few rounds of validation that may not ever be agreed upon. The ability to define and directly link these business facts during the planning stage establishes a solid foundation for delivering a more defined and complete Business Cases supported by accurate requirements.</w:t>
      </w:r>
    </w:p>
    <w:p w14:paraId="45410072" w14:textId="77777777" w:rsidR="003928B5" w:rsidRDefault="00F83555">
      <w:pPr>
        <w:pStyle w:val="Normal1"/>
        <w:widowControl w:val="0"/>
      </w:pPr>
      <w:r>
        <w:t xml:space="preserve"> </w:t>
      </w:r>
    </w:p>
    <w:p w14:paraId="69BAEB81" w14:textId="77777777" w:rsidR="003928B5" w:rsidRDefault="00F83555">
      <w:pPr>
        <w:pStyle w:val="Normal1"/>
        <w:widowControl w:val="0"/>
      </w:pPr>
      <w:r>
        <w:rPr>
          <w:b/>
        </w:rPr>
        <w:t>Architectural Alignments and Elicitation</w:t>
      </w:r>
    </w:p>
    <w:p w14:paraId="42E9A8C0" w14:textId="1758D531" w:rsidR="003928B5" w:rsidRDefault="00F83555">
      <w:pPr>
        <w:pStyle w:val="Normal1"/>
        <w:widowControl w:val="0"/>
      </w:pPr>
      <w:r>
        <w:t xml:space="preserve">There are two primary mechanisms that drive effective elicitation – knowing who and what to ask. Alignment between the who and what are the foundational attributes of an accurate requirement. When the </w:t>
      </w:r>
      <w:ins w:id="230" w:author="jeffrey wallk" w:date="2014-03-13T21:54:00Z">
        <w:r w:rsidR="00246ED5">
          <w:t>b</w:t>
        </w:r>
      </w:ins>
      <w:del w:id="231" w:author="jeffrey wallk" w:date="2014-03-13T21:54:00Z">
        <w:r w:rsidDel="00246ED5">
          <w:delText>B</w:delText>
        </w:r>
      </w:del>
      <w:r>
        <w:t xml:space="preserve">usiness </w:t>
      </w:r>
      <w:ins w:id="232" w:author="jeffrey wallk" w:date="2014-03-13T21:54:00Z">
        <w:r w:rsidR="00246ED5">
          <w:t>c</w:t>
        </w:r>
      </w:ins>
      <w:del w:id="233" w:author="jeffrey wallk" w:date="2014-03-13T21:54:00Z">
        <w:r w:rsidDel="00246ED5">
          <w:delText>C</w:delText>
        </w:r>
      </w:del>
      <w:r>
        <w:t>ase fails to correctly identify the stakeholders and/or contains too many assumptions, the rework meter automatically, yet covertly kicks into gear. As Analysts develop requirements plans, it is around those stakeholders and their surrounding ecosystems that form the basis from which they conduct their analysis.</w:t>
      </w:r>
    </w:p>
    <w:p w14:paraId="18FBB561" w14:textId="77777777" w:rsidR="003928B5" w:rsidRDefault="00F83555">
      <w:pPr>
        <w:pStyle w:val="Normal1"/>
        <w:widowControl w:val="0"/>
      </w:pPr>
      <w:r>
        <w:t xml:space="preserve"> </w:t>
      </w:r>
    </w:p>
    <w:p w14:paraId="0B6A05BC" w14:textId="3D9A8CED" w:rsidR="003928B5" w:rsidRDefault="00F83555">
      <w:pPr>
        <w:pStyle w:val="Normal1"/>
        <w:widowControl w:val="0"/>
      </w:pPr>
      <w:r>
        <w:t xml:space="preserve">To mitigate the risks of soliciting the wrong who’s and asking misguided what’s, </w:t>
      </w:r>
      <w:ins w:id="234" w:author="jeffrey wallk" w:date="2014-03-13T21:56:00Z">
        <w:r w:rsidR="00F6438D">
          <w:t>b</w:t>
        </w:r>
      </w:ins>
      <w:del w:id="235" w:author="jeffrey wallk" w:date="2014-03-13T21:56:00Z">
        <w:r w:rsidDel="00F6438D">
          <w:delText>B</w:delText>
        </w:r>
      </w:del>
      <w:r>
        <w:t xml:space="preserve">usiness </w:t>
      </w:r>
      <w:ins w:id="236" w:author="jeffrey wallk" w:date="2014-03-13T21:58:00Z">
        <w:r w:rsidR="00F6438D">
          <w:t>a</w:t>
        </w:r>
      </w:ins>
      <w:del w:id="237" w:author="jeffrey wallk" w:date="2014-03-13T21:56:00Z">
        <w:r w:rsidDel="00F6438D">
          <w:delText>A</w:delText>
        </w:r>
      </w:del>
      <w:r>
        <w:t xml:space="preserve">nalysts are starting to leverage the concept of a Requirements Roadmap. This roadmap enables the Analyst to formulate and align specific business scenarios with the level of detail needed to develop the requirement. </w:t>
      </w:r>
      <w:del w:id="238" w:author="jeffrey wallk" w:date="2014-03-13T21:59:00Z">
        <w:r w:rsidDel="00F6438D">
          <w:delText xml:space="preserve">An </w:delText>
        </w:r>
      </w:del>
      <w:ins w:id="239" w:author="jeffrey wallk" w:date="2014-03-13T21:59:00Z">
        <w:r w:rsidR="00F6438D">
          <w:t xml:space="preserve">This </w:t>
        </w:r>
      </w:ins>
      <w:r>
        <w:t xml:space="preserve">approach </w:t>
      </w:r>
      <w:del w:id="240" w:author="jeffrey wallk" w:date="2014-03-13T21:59:00Z">
        <w:r w:rsidDel="00F6438D">
          <w:delText xml:space="preserve">that </w:delText>
        </w:r>
      </w:del>
      <w:r>
        <w:t>effectively transforms the elicitation process from multiple discovery activities to a set of actionable conversations amongst targeted stakeholders that can frame a target state.</w:t>
      </w:r>
    </w:p>
    <w:p w14:paraId="7D6AB950" w14:textId="77777777" w:rsidR="003928B5" w:rsidRDefault="00F83555">
      <w:pPr>
        <w:pStyle w:val="Normal1"/>
        <w:widowControl w:val="0"/>
      </w:pPr>
      <w:r>
        <w:t xml:space="preserve"> </w:t>
      </w:r>
    </w:p>
    <w:p w14:paraId="02541EDD" w14:textId="1697AE9A" w:rsidR="003928B5" w:rsidRDefault="00F83555">
      <w:pPr>
        <w:pStyle w:val="Normal1"/>
        <w:widowControl w:val="0"/>
      </w:pPr>
      <w:r>
        <w:t xml:space="preserve">Context to develop these scenarios are contained within Business Architecture artifacts. </w:t>
      </w:r>
      <w:commentRangeStart w:id="241"/>
      <w:r>
        <w:t>Through</w:t>
      </w:r>
      <w:commentRangeEnd w:id="241"/>
      <w:r>
        <w:commentReference w:id="241"/>
      </w:r>
      <w:r>
        <w:t xml:space="preserve"> the strategy maps, strategic transformation roadmaps, organization maps, value maps and capability maps, the </w:t>
      </w:r>
      <w:ins w:id="242" w:author="jeffrey wallk" w:date="2014-03-13T21:59:00Z">
        <w:r w:rsidR="00F6438D">
          <w:t>b</w:t>
        </w:r>
      </w:ins>
      <w:del w:id="243" w:author="jeffrey wallk" w:date="2014-03-13T21:59:00Z">
        <w:r w:rsidDel="00F6438D">
          <w:delText>B</w:delText>
        </w:r>
      </w:del>
      <w:r>
        <w:t xml:space="preserve">usiness </w:t>
      </w:r>
      <w:ins w:id="244" w:author="jeffrey wallk" w:date="2014-03-13T21:59:00Z">
        <w:r w:rsidR="00F6438D">
          <w:t>a</w:t>
        </w:r>
      </w:ins>
      <w:del w:id="245" w:author="jeffrey wallk" w:date="2014-03-13T21:59:00Z">
        <w:r w:rsidDel="00F6438D">
          <w:delText>A</w:delText>
        </w:r>
      </w:del>
      <w:r>
        <w:t xml:space="preserve">nalyst has the necessary references to create a </w:t>
      </w:r>
      <w:r>
        <w:lastRenderedPageBreak/>
        <w:t>comprehensive analysis approach.</w:t>
      </w:r>
    </w:p>
    <w:p w14:paraId="7030ADDE" w14:textId="77777777" w:rsidR="003928B5" w:rsidRDefault="00F83555">
      <w:pPr>
        <w:pStyle w:val="Normal1"/>
        <w:widowControl w:val="0"/>
      </w:pPr>
      <w:r>
        <w:t xml:space="preserve"> </w:t>
      </w:r>
    </w:p>
    <w:p w14:paraId="168B1697" w14:textId="77777777" w:rsidR="003928B5" w:rsidRDefault="00F83555">
      <w:pPr>
        <w:pStyle w:val="Normal1"/>
        <w:widowControl w:val="0"/>
      </w:pPr>
      <w:r>
        <w:rPr>
          <w:b/>
        </w:rPr>
        <w:t>Enterprise Blueprints and Requirements Definition</w:t>
      </w:r>
    </w:p>
    <w:p w14:paraId="70EE497D" w14:textId="7920BC82" w:rsidR="003928B5" w:rsidRDefault="00F83555">
      <w:pPr>
        <w:pStyle w:val="Normal1"/>
        <w:widowControl w:val="0"/>
      </w:pPr>
      <w:r>
        <w:t xml:space="preserve">Requirements must accurately represent the business need in terms of Stakeholder, Goal, and Reason. However, the </w:t>
      </w:r>
      <w:ins w:id="246" w:author="jeffrey wallk" w:date="2014-03-13T22:00:00Z">
        <w:r w:rsidR="00F6438D">
          <w:t xml:space="preserve">business analyst </w:t>
        </w:r>
      </w:ins>
      <w:del w:id="247" w:author="jeffrey wallk" w:date="2014-03-13T21:59:00Z">
        <w:r w:rsidDel="00F6438D">
          <w:delText xml:space="preserve">Business Analyst </w:delText>
        </w:r>
      </w:del>
      <w:r>
        <w:t xml:space="preserve">must also consider constraints inherent in existing business structures (capabilities, value streams) and perspectives (stakeholder, solution scope) when developing accurate requirements. For example, a </w:t>
      </w:r>
      <w:del w:id="248" w:author="jeffrey wallk" w:date="2014-03-13T22:00:00Z">
        <w:r w:rsidDel="00F6438D">
          <w:delText xml:space="preserve">Business Analyst </w:delText>
        </w:r>
      </w:del>
      <w:ins w:id="249" w:author="jeffrey wallk" w:date="2014-03-13T22:00:00Z">
        <w:r w:rsidR="00F6438D">
          <w:t xml:space="preserve">business analyst </w:t>
        </w:r>
      </w:ins>
      <w:r>
        <w:t>assigned to enhance a retail consumer product develops requirements calling for mobile functionality. Limited to the Project Scope document as the foundational business reference, the analysis process could fail to identify lack of mobile capabilities (captured in a capability mapping) or recognize the planned outsourcing of mobile services to an external partner (captured in a strategic roadmap).</w:t>
      </w:r>
    </w:p>
    <w:p w14:paraId="008627D1" w14:textId="77777777" w:rsidR="003928B5" w:rsidRDefault="00F83555">
      <w:pPr>
        <w:pStyle w:val="Normal1"/>
        <w:widowControl w:val="0"/>
      </w:pPr>
      <w:r>
        <w:t xml:space="preserve"> </w:t>
      </w:r>
    </w:p>
    <w:p w14:paraId="35B22384" w14:textId="528BCE9F" w:rsidR="003928B5" w:rsidRDefault="00F83555">
      <w:pPr>
        <w:pStyle w:val="Normal1"/>
        <w:widowControl w:val="0"/>
      </w:pPr>
      <w:r>
        <w:t xml:space="preserve">The latter scenario (requirements linkage to a strategic roadmap) introduces an additional dimension to traceability framework Business Architecture can enable – requirement sequencing. Incorporating roadmaps, whether an enterprise strategy or specific to a product, enables a deeper level of collaboration between </w:t>
      </w:r>
      <w:del w:id="250" w:author="jeffrey wallk" w:date="2014-03-13T22:00:00Z">
        <w:r w:rsidDel="00F6438D">
          <w:delText xml:space="preserve">Business Analyst </w:delText>
        </w:r>
      </w:del>
      <w:ins w:id="251" w:author="jeffrey wallk" w:date="2014-03-13T22:00:00Z">
        <w:r w:rsidR="00F6438D">
          <w:t xml:space="preserve">business analyst </w:t>
        </w:r>
      </w:ins>
      <w:r>
        <w:t>and stakeholders to link requirements to a specific stage of the overall initiative.</w:t>
      </w:r>
    </w:p>
    <w:p w14:paraId="0E094757" w14:textId="77777777" w:rsidR="003928B5" w:rsidRDefault="00F83555">
      <w:pPr>
        <w:pStyle w:val="Normal1"/>
        <w:widowControl w:val="0"/>
      </w:pPr>
      <w:r>
        <w:t xml:space="preserve"> </w:t>
      </w:r>
    </w:p>
    <w:p w14:paraId="15027F05" w14:textId="77777777" w:rsidR="003928B5" w:rsidRDefault="00F83555">
      <w:pPr>
        <w:pStyle w:val="Normal1"/>
        <w:widowControl w:val="0"/>
      </w:pPr>
      <w:r>
        <w:rPr>
          <w:b/>
        </w:rPr>
        <w:t>Architectural Alignment and Requirements Validation</w:t>
      </w:r>
    </w:p>
    <w:p w14:paraId="1BCF8EF4" w14:textId="596FF6E6" w:rsidR="003928B5" w:rsidRDefault="00F83555">
      <w:pPr>
        <w:pStyle w:val="Normal1"/>
        <w:widowControl w:val="0"/>
      </w:pPr>
      <w:r>
        <w:t xml:space="preserve">Before a requirement can be actionable, it must be validated by a variety of resources possessing various perspectives. Validation sessions can be lengthy and quite </w:t>
      </w:r>
      <w:del w:id="252" w:author="jeffrey wallk" w:date="2014-03-13T21:55:00Z">
        <w:r w:rsidDel="00F6438D">
          <w:delText>painful</w:delText>
        </w:r>
      </w:del>
      <w:ins w:id="253" w:author="jeffrey wallk" w:date="2014-03-13T21:55:00Z">
        <w:r w:rsidR="00F6438D">
          <w:t>painful,</w:t>
        </w:r>
      </w:ins>
      <w:r>
        <w:t xml:space="preserve"> as requirements are read aloud one-by-one, and often accompanied numerous requests for operational definitions and the need for qualifying context. To this end, material impacts to requirements in terms of changes, deletions and additions are often introduced resulting in extra time required to rework the definition process.</w:t>
      </w:r>
    </w:p>
    <w:p w14:paraId="04ABD999" w14:textId="77777777" w:rsidR="003928B5" w:rsidRDefault="00F83555">
      <w:pPr>
        <w:pStyle w:val="Normal1"/>
        <w:widowControl w:val="0"/>
      </w:pPr>
      <w:r>
        <w:t xml:space="preserve"> </w:t>
      </w:r>
    </w:p>
    <w:p w14:paraId="4FC7637A" w14:textId="20CECA54" w:rsidR="003928B5" w:rsidRDefault="00F83555">
      <w:pPr>
        <w:pStyle w:val="Normal1"/>
        <w:widowControl w:val="0"/>
      </w:pPr>
      <w:r>
        <w:t xml:space="preserve">As our framework utilizes the common perspectives and language contained within the Business Architecture built directly into the requirements. This materially improves both the efficacy and efficiency of the validation process. However, as requirements may be questioned, the ability to quickly evaluate the scenario is possible as the </w:t>
      </w:r>
      <w:del w:id="254" w:author="jeffrey wallk" w:date="2014-03-13T22:00:00Z">
        <w:r w:rsidDel="00F6438D">
          <w:delText xml:space="preserve">Business Analyst </w:delText>
        </w:r>
      </w:del>
      <w:ins w:id="255" w:author="jeffrey wallk" w:date="2014-03-13T22:00:00Z">
        <w:r w:rsidR="00F6438D">
          <w:t xml:space="preserve">business analyst </w:t>
        </w:r>
      </w:ins>
      <w:r>
        <w:t>can simply project the appropriate artifacts to walk through and discuss the logic.</w:t>
      </w:r>
    </w:p>
    <w:p w14:paraId="2F400F32" w14:textId="77777777" w:rsidR="003928B5" w:rsidRDefault="003928B5">
      <w:pPr>
        <w:pStyle w:val="Normal1"/>
        <w:widowControl w:val="0"/>
      </w:pPr>
    </w:p>
    <w:p w14:paraId="4793BCC4" w14:textId="77777777" w:rsidR="003928B5" w:rsidRDefault="003928B5">
      <w:pPr>
        <w:pStyle w:val="Normal1"/>
        <w:widowControl w:val="0"/>
      </w:pPr>
    </w:p>
    <w:p w14:paraId="09BD8F9C" w14:textId="77777777" w:rsidR="003928B5" w:rsidRDefault="00F83555">
      <w:pPr>
        <w:pStyle w:val="Normal1"/>
        <w:widowControl w:val="0"/>
      </w:pPr>
      <w:r>
        <w:rPr>
          <w:b/>
        </w:rPr>
        <w:t>Scoping, Framing &amp; Categorizing Requirements Using Business Architecture</w:t>
      </w:r>
    </w:p>
    <w:p w14:paraId="483B166F" w14:textId="77777777" w:rsidR="003928B5" w:rsidRDefault="00F83555">
      <w:pPr>
        <w:pStyle w:val="Normal1"/>
        <w:widowControl w:val="0"/>
      </w:pPr>
      <w:r>
        <w:t xml:space="preserve">Requirements are driven by various business strategies and objectives and, as a result, requirements scoping and categorization should reflect these strategic considerations. In addition to the linkage to strategy, requirements should also be tied to tangible business focal points as a vehicle for framing the issues at hand and work to be completed. What has been missing from the equation, however, is a concise, agreed upon framework that can serve as a way to tie requirements to strategy through customer value, capability, stakeholder, </w:t>
      </w:r>
      <w:commentRangeStart w:id="256"/>
      <w:r>
        <w:t xml:space="preserve"> </w:t>
      </w:r>
      <w:commentRangeEnd w:id="256"/>
      <w:r>
        <w:commentReference w:id="256"/>
      </w:r>
      <w:r>
        <w:t xml:space="preserve">information, product and </w:t>
      </w:r>
      <w:proofErr w:type="gramStart"/>
      <w:r>
        <w:t>initiative oriented</w:t>
      </w:r>
      <w:proofErr w:type="gramEnd"/>
      <w:r>
        <w:t xml:space="preserve"> perspectives. Business architecture provides such a framework through the use of strategy, value stream, capability, organization, stakeholder, product and initiative mapping.</w:t>
      </w:r>
    </w:p>
    <w:p w14:paraId="1DD87419" w14:textId="77777777" w:rsidR="003928B5" w:rsidRDefault="003928B5">
      <w:pPr>
        <w:pStyle w:val="Normal1"/>
        <w:widowControl w:val="0"/>
      </w:pPr>
    </w:p>
    <w:p w14:paraId="13EA9968" w14:textId="77777777" w:rsidR="003928B5" w:rsidRDefault="00F83555">
      <w:pPr>
        <w:pStyle w:val="Normal1"/>
        <w:widowControl w:val="0"/>
      </w:pPr>
      <w:r>
        <w:lastRenderedPageBreak/>
        <w:t>Value streams, for example, show how a business derives end-to-end value for external and internal stakeholders, including customers and partners. Capabilities define the essence of what a business does using a concise, widely vetted business vocabulary. When paired, value streams and capabilities collectively show which business capabilities are used to enable the delivery of customer value for various stakeholders. Strategies can be shown to directly impact stakeholder value delivery and business capabilities and in turn serve as a focal point for requirements definition and initiative scoping. By definition, therefore, any business requirement should further the delivery of stakeholder value by improving one or more capabilities or by adding a new capability.</w:t>
      </w:r>
    </w:p>
    <w:p w14:paraId="2A0BF8B5" w14:textId="77777777" w:rsidR="003928B5" w:rsidRDefault="003928B5">
      <w:pPr>
        <w:pStyle w:val="Normal1"/>
        <w:widowControl w:val="0"/>
      </w:pPr>
    </w:p>
    <w:p w14:paraId="28510E00" w14:textId="1B7F6BEF" w:rsidR="003928B5" w:rsidRDefault="00F83555">
      <w:pPr>
        <w:pStyle w:val="Normal1"/>
        <w:widowControl w:val="0"/>
      </w:pPr>
      <w:commentRangeStart w:id="257"/>
      <w:commentRangeStart w:id="258"/>
      <w:commentRangeStart w:id="259"/>
      <w:r>
        <w:t xml:space="preserve">Consider the following example. </w:t>
      </w:r>
      <w:commentRangeEnd w:id="257"/>
      <w:r>
        <w:commentReference w:id="257"/>
      </w:r>
      <w:commentRangeEnd w:id="258"/>
      <w:r>
        <w:commentReference w:id="258"/>
      </w:r>
      <w:commentRangeEnd w:id="259"/>
      <w:r>
        <w:commentReference w:id="259"/>
      </w:r>
      <w:r>
        <w:t xml:space="preserve">A financial institution has been issuing </w:t>
      </w:r>
      <w:del w:id="260" w:author="jeffrey wallk" w:date="2014-03-13T21:55:00Z">
        <w:r w:rsidDel="00F6438D">
          <w:delText>high risk</w:delText>
        </w:r>
      </w:del>
      <w:ins w:id="261" w:author="jeffrey wallk" w:date="2014-03-13T21:55:00Z">
        <w:r w:rsidR="00F6438D">
          <w:t>high-risk</w:t>
        </w:r>
      </w:ins>
      <w:r>
        <w:t xml:space="preserve"> loans, putting the institution and the customers at risk. Analysis of the business architecture shows that there are two stages across two value streams where </w:t>
      </w:r>
      <w:del w:id="262" w:author="jeffrey wallk" w:date="2014-03-13T21:55:00Z">
        <w:r w:rsidDel="00F6438D">
          <w:delText>risk rating</w:delText>
        </w:r>
      </w:del>
      <w:ins w:id="263" w:author="jeffrey wallk" w:date="2014-03-13T21:55:00Z">
        <w:r w:rsidR="00F6438D">
          <w:t>risk-rating</w:t>
        </w:r>
      </w:ins>
      <w:r>
        <w:t xml:space="preserve"> capabilities are leveraged to further loan approval. The initial scope of requirements may focus on the Approve Loan stage of the Acquire Loan value stream and target specific improvements to certain risk rating capabilities. The strategic objectives, supported by Key Performance Indicators (KPI) point to this value stream stage and enabling capabilities as the scope of the problem and focal point for a solution. Participating stakeholders, which are mapped to each stage of a given value stream, further serve as focal points for establishing a series of user story requirements.</w:t>
      </w:r>
    </w:p>
    <w:p w14:paraId="4892CC19" w14:textId="77777777" w:rsidR="003928B5" w:rsidRDefault="003928B5">
      <w:pPr>
        <w:pStyle w:val="Normal1"/>
        <w:widowControl w:val="0"/>
      </w:pPr>
    </w:p>
    <w:p w14:paraId="42ACBA77" w14:textId="77777777" w:rsidR="003928B5" w:rsidRDefault="00F83555">
      <w:pPr>
        <w:pStyle w:val="Normal1"/>
        <w:widowControl w:val="0"/>
      </w:pPr>
      <w:r>
        <w:t>In this example, the project team would need to define some number of user stories, for one or more stakeholders who participate in the aforementioned value streams and focus on improving or adding various business capabilities. This provides business analysts with a concrete point of reference for user interface requirements, the capabilities and by extension business objects and information to focus on, and the stakeholders targeted for various user stories. In this way, business architecture serves</w:t>
      </w:r>
      <w:del w:id="264" w:author="jeffrey wallk" w:date="2014-03-13T21:55:00Z">
        <w:r w:rsidDel="00F6438D">
          <w:delText xml:space="preserve"> </w:delText>
        </w:r>
      </w:del>
      <w:r>
        <w:t xml:space="preserve"> as a frame of reference to bound the scope of the story while tying it directly back to the strategic business objectives.</w:t>
      </w:r>
    </w:p>
    <w:p w14:paraId="777A49D5" w14:textId="77777777" w:rsidR="003928B5" w:rsidRDefault="003928B5">
      <w:pPr>
        <w:pStyle w:val="Normal1"/>
        <w:widowControl w:val="0"/>
      </w:pPr>
    </w:p>
    <w:p w14:paraId="296F7215" w14:textId="77777777" w:rsidR="003928B5" w:rsidRDefault="00F83555">
      <w:pPr>
        <w:pStyle w:val="Normal1"/>
        <w:widowControl w:val="0"/>
      </w:pPr>
      <w:r>
        <w:t>Let’s explore our example again to identify some other benefits business architecture provides in the context of business requirements. Assume that the previously referenced business capabilities are used by an insurance division to assess policy risks under the context of a different value stream, yet this is not clear to anyone on the original project. Efforts to improve these capabilities within a loan approval context may also satisfy improvements to these same capabilities for the insurance division. The business architecture can be used to identify that these same capabilities enable other value streams and are tied to other business units. As a result, the aforementioned framework allows another project team, working on an insurance upgrade, to quickly refer back to and reuse these business requirements. In this way, business architecture serves as a cornerstone for establishing business requirements as reusable artifacts on a larger scale.</w:t>
      </w:r>
    </w:p>
    <w:p w14:paraId="3378534A" w14:textId="77777777" w:rsidR="003928B5" w:rsidRDefault="003928B5">
      <w:pPr>
        <w:pStyle w:val="Normal1"/>
        <w:widowControl w:val="0"/>
      </w:pPr>
    </w:p>
    <w:p w14:paraId="2A20188C" w14:textId="77777777" w:rsidR="003928B5" w:rsidRDefault="00F83555">
      <w:pPr>
        <w:pStyle w:val="Normal1"/>
        <w:widowControl w:val="0"/>
      </w:pPr>
      <w:r>
        <w:t xml:space="preserve">The overall framework provides a way to trace strategic objectives through various views of the business including value, stakeholder, capability, organization and initiative. Given that requirements are currently not well bounded or tied to a specific business scope, this establishes business requirements as reusable artifacts that contribute to the institutionalized </w:t>
      </w:r>
      <w:r>
        <w:lastRenderedPageBreak/>
        <w:t>knowledge base for a given business. This in turn can save time on related or similar issues that arise and provide a reference point as to what was done to meet certain business objectives within the context of a given business strategy on a business-wide basis.</w:t>
      </w:r>
    </w:p>
    <w:p w14:paraId="2C5A8475" w14:textId="77777777" w:rsidR="003928B5" w:rsidRDefault="003928B5">
      <w:pPr>
        <w:pStyle w:val="Normal1"/>
        <w:widowControl w:val="0"/>
      </w:pPr>
    </w:p>
    <w:p w14:paraId="27984EED" w14:textId="77777777" w:rsidR="003928B5" w:rsidRDefault="00F83555">
      <w:pPr>
        <w:pStyle w:val="Normal1"/>
        <w:widowControl w:val="0"/>
      </w:pPr>
      <w:r>
        <w:rPr>
          <w:b/>
        </w:rPr>
        <w:t>Using Business Architecture to Derive and Drive Business Requirements Analysis</w:t>
      </w:r>
    </w:p>
    <w:p w14:paraId="1918AC72" w14:textId="77777777" w:rsidR="003928B5" w:rsidRDefault="00F83555">
      <w:pPr>
        <w:pStyle w:val="Normal1"/>
        <w:widowControl w:val="0"/>
      </w:pPr>
      <w:r>
        <w:t xml:space="preserve">In addition to using business architecture as a framework for tying requirements to key aspects of the business and subsequent business requirements, business architecture provides the ability to help drive and derive requirements. Consider our previous example of the loan value stream. The business has “heat mapped” the value stream stages and more importantly the capabilities. Red means the capability is significantly problematic. Let’s assume that the Account Risk Rating, Customer Risk Rating and Aggregate Risk Rating capabilities are red, meaning that are in severe distress. Other capabilities involved in this project may be green (not a problem). </w:t>
      </w:r>
    </w:p>
    <w:p w14:paraId="629C5CCA" w14:textId="77777777" w:rsidR="003928B5" w:rsidRDefault="003928B5">
      <w:pPr>
        <w:pStyle w:val="Normal1"/>
        <w:widowControl w:val="0"/>
      </w:pPr>
    </w:p>
    <w:p w14:paraId="23A0A73F" w14:textId="77777777" w:rsidR="003928B5" w:rsidRDefault="00F83555">
      <w:pPr>
        <w:pStyle w:val="Normal1"/>
        <w:widowControl w:val="0"/>
      </w:pPr>
      <w:r>
        <w:t>Therefore, the requirements would focus on these red capabilities first. Impact analysis and other metrics tied to a given business architecture perspective, often bound by a given business strategy, provide a basis for prioritizing and focusing requirements on the highest impact, most problematic areas of the business. Value stream stage heat mapping offers similar insights.</w:t>
      </w:r>
    </w:p>
    <w:p w14:paraId="653CEB02" w14:textId="77777777" w:rsidR="003928B5" w:rsidRDefault="00F83555">
      <w:pPr>
        <w:pStyle w:val="Normal1"/>
        <w:widowControl w:val="0"/>
      </w:pPr>
      <w:r>
        <w:t>We can see that business architecture not only provides a framework for scoping, defining and tracing business requirements across the business, but also provides a basis for prioritizing and focusing requirements efforts. This two phased approach to scoping, organizing and prioritizing requirements, ensuring reuse across the business as well as long-term business knowledge capture, essentially show how business architecture and business requirements analysis are not just casually linked but critically interwove.</w:t>
      </w:r>
    </w:p>
    <w:p w14:paraId="6D10A4BC" w14:textId="77777777" w:rsidR="003928B5" w:rsidRDefault="003928B5">
      <w:pPr>
        <w:pStyle w:val="Normal1"/>
        <w:widowControl w:val="0"/>
      </w:pPr>
    </w:p>
    <w:p w14:paraId="328CA78D" w14:textId="77777777" w:rsidR="003928B5" w:rsidRDefault="00F83555">
      <w:pPr>
        <w:pStyle w:val="Normal1"/>
        <w:widowControl w:val="0"/>
      </w:pPr>
      <w:commentRangeStart w:id="265"/>
      <w:r>
        <w:rPr>
          <w:b/>
        </w:rPr>
        <w:t>Conclusion</w:t>
      </w:r>
      <w:commentRangeEnd w:id="265"/>
      <w:r>
        <w:commentReference w:id="265"/>
      </w:r>
    </w:p>
    <w:p w14:paraId="59048B63" w14:textId="77777777" w:rsidR="003928B5" w:rsidRDefault="003928B5">
      <w:pPr>
        <w:pStyle w:val="Normal1"/>
        <w:widowControl w:val="0"/>
      </w:pPr>
    </w:p>
    <w:p w14:paraId="1E643387" w14:textId="77777777" w:rsidR="003928B5" w:rsidRDefault="003928B5">
      <w:pPr>
        <w:pStyle w:val="Normal1"/>
        <w:widowControl w:val="0"/>
      </w:pPr>
    </w:p>
    <w:p w14:paraId="05197E5D" w14:textId="77777777" w:rsidR="003928B5" w:rsidRDefault="00F83555">
      <w:pPr>
        <w:pStyle w:val="Normal1"/>
        <w:widowControl w:val="0"/>
      </w:pPr>
      <w:commentRangeStart w:id="266"/>
      <w:r>
        <w:rPr>
          <w:u w:val="single"/>
        </w:rPr>
        <w:t>References:</w:t>
      </w:r>
      <w:commentRangeEnd w:id="266"/>
      <w:r>
        <w:commentReference w:id="266"/>
      </w:r>
    </w:p>
    <w:p w14:paraId="3E1171BA" w14:textId="77777777" w:rsidR="003928B5" w:rsidRDefault="003928B5">
      <w:pPr>
        <w:pStyle w:val="Normal1"/>
        <w:widowControl w:val="0"/>
      </w:pPr>
    </w:p>
    <w:p w14:paraId="3E44D266" w14:textId="77777777" w:rsidR="003928B5" w:rsidRPr="00444F04" w:rsidRDefault="00F83555">
      <w:pPr>
        <w:pStyle w:val="Normal1"/>
        <w:widowControl w:val="0"/>
        <w:rPr>
          <w:ins w:id="267" w:author="jeffrey wallk" w:date="2014-03-13T10:19:00Z"/>
          <w:rFonts w:eastAsia="Verdana" w:cs="Verdana"/>
          <w:szCs w:val="22"/>
          <w:shd w:val="clear" w:color="auto" w:fill="E9E9E9"/>
          <w:rPrChange w:id="268" w:author="jeffrey wallk" w:date="2014-03-13T19:49:00Z">
            <w:rPr>
              <w:ins w:id="269" w:author="jeffrey wallk" w:date="2014-03-13T10:19:00Z"/>
              <w:rFonts w:ascii="Verdana" w:eastAsia="Verdana" w:hAnsi="Verdana" w:cs="Verdana"/>
              <w:shd w:val="clear" w:color="auto" w:fill="E9E9E9"/>
            </w:rPr>
          </w:rPrChange>
        </w:rPr>
      </w:pPr>
      <w:r w:rsidRPr="00444F04">
        <w:rPr>
          <w:szCs w:val="22"/>
          <w:rPrChange w:id="270" w:author="jeffrey wallk" w:date="2014-03-13T19:49:00Z">
            <w:rPr>
              <w:sz w:val="20"/>
            </w:rPr>
          </w:rPrChange>
        </w:rPr>
        <w:t xml:space="preserve">1 </w:t>
      </w:r>
      <w:r w:rsidRPr="00444F04">
        <w:rPr>
          <w:rFonts w:eastAsia="Verdana" w:cs="Verdana"/>
          <w:szCs w:val="22"/>
          <w:shd w:val="clear" w:color="auto" w:fill="E9E9E9"/>
          <w:rPrChange w:id="271" w:author="jeffrey wallk" w:date="2014-03-13T19:49:00Z">
            <w:rPr>
              <w:rFonts w:ascii="Verdana" w:eastAsia="Verdana" w:hAnsi="Verdana" w:cs="Verdana"/>
              <w:shd w:val="clear" w:color="auto" w:fill="E9E9E9"/>
            </w:rPr>
          </w:rPrChange>
        </w:rPr>
        <w:t xml:space="preserve">Source: Business Architecture Guild, </w:t>
      </w:r>
      <w:r w:rsidRPr="00444F04">
        <w:rPr>
          <w:rFonts w:eastAsia="Verdana" w:cs="Verdana"/>
          <w:i/>
          <w:szCs w:val="22"/>
          <w:shd w:val="clear" w:color="auto" w:fill="E9E9E9"/>
          <w:rPrChange w:id="272" w:author="jeffrey wallk" w:date="2014-03-13T19:49:00Z">
            <w:rPr>
              <w:rFonts w:ascii="Verdana" w:eastAsia="Verdana" w:hAnsi="Verdana" w:cs="Verdana"/>
              <w:i/>
              <w:shd w:val="clear" w:color="auto" w:fill="E9E9E9"/>
            </w:rPr>
          </w:rPrChange>
        </w:rPr>
        <w:t>A Guide to the Business Architecture Body of Knowledge</w:t>
      </w:r>
      <w:r w:rsidRPr="00B01E29">
        <w:rPr>
          <w:i/>
          <w:szCs w:val="22"/>
          <w:shd w:val="clear" w:color="auto" w:fill="E9E9E9"/>
        </w:rPr>
        <w:t>™</w:t>
      </w:r>
      <w:r w:rsidRPr="00444F04">
        <w:rPr>
          <w:rFonts w:eastAsia="Verdana" w:cs="Verdana"/>
          <w:i/>
          <w:szCs w:val="22"/>
          <w:shd w:val="clear" w:color="auto" w:fill="E9E9E9"/>
          <w:rPrChange w:id="273" w:author="jeffrey wallk" w:date="2014-03-13T19:49:00Z">
            <w:rPr>
              <w:rFonts w:ascii="Verdana" w:eastAsia="Verdana" w:hAnsi="Verdana" w:cs="Verdana"/>
              <w:i/>
              <w:shd w:val="clear" w:color="auto" w:fill="E9E9E9"/>
            </w:rPr>
          </w:rPrChange>
        </w:rPr>
        <w:t>, v 3.5 (BIZBOK™ Guide)</w:t>
      </w:r>
      <w:r w:rsidRPr="00444F04">
        <w:rPr>
          <w:rFonts w:eastAsia="Verdana" w:cs="Verdana"/>
          <w:szCs w:val="22"/>
          <w:shd w:val="clear" w:color="auto" w:fill="E9E9E9"/>
          <w:rPrChange w:id="274" w:author="jeffrey wallk" w:date="2014-03-13T19:49:00Z">
            <w:rPr>
              <w:rFonts w:ascii="Verdana" w:eastAsia="Verdana" w:hAnsi="Verdana" w:cs="Verdana"/>
              <w:shd w:val="clear" w:color="auto" w:fill="E9E9E9"/>
            </w:rPr>
          </w:rPrChange>
        </w:rPr>
        <w:t>, 2013</w:t>
      </w:r>
    </w:p>
    <w:p w14:paraId="236B0CDF" w14:textId="7E90D7A7" w:rsidR="00761DAB" w:rsidRPr="00444F04" w:rsidRDefault="00761DAB">
      <w:pPr>
        <w:pStyle w:val="Normal1"/>
        <w:widowControl w:val="0"/>
        <w:rPr>
          <w:ins w:id="275" w:author="jeffrey wallk" w:date="2014-03-13T19:46:00Z"/>
          <w:rFonts w:eastAsia="Verdana" w:cs="Verdana"/>
          <w:szCs w:val="22"/>
          <w:shd w:val="clear" w:color="auto" w:fill="E9E9E9"/>
          <w:rPrChange w:id="276" w:author="jeffrey wallk" w:date="2014-03-13T19:49:00Z">
            <w:rPr>
              <w:ins w:id="277" w:author="jeffrey wallk" w:date="2014-03-13T19:46:00Z"/>
              <w:rFonts w:ascii="Verdana" w:eastAsia="Verdana" w:hAnsi="Verdana" w:cs="Verdana"/>
              <w:shd w:val="clear" w:color="auto" w:fill="E9E9E9"/>
            </w:rPr>
          </w:rPrChange>
        </w:rPr>
      </w:pPr>
      <w:ins w:id="278" w:author="jeffrey wallk" w:date="2014-03-13T10:19:00Z">
        <w:r w:rsidRPr="00444F04">
          <w:rPr>
            <w:rFonts w:eastAsia="Verdana" w:cs="Verdana"/>
            <w:szCs w:val="22"/>
            <w:shd w:val="clear" w:color="auto" w:fill="E9E9E9"/>
            <w:rPrChange w:id="279" w:author="jeffrey wallk" w:date="2014-03-13T19:49:00Z">
              <w:rPr>
                <w:rFonts w:ascii="Verdana" w:eastAsia="Verdana" w:hAnsi="Verdana" w:cs="Verdana"/>
                <w:shd w:val="clear" w:color="auto" w:fill="E9E9E9"/>
              </w:rPr>
            </w:rPrChange>
          </w:rPr>
          <w:t xml:space="preserve">2 Source: Harvard Business School, </w:t>
        </w:r>
        <w:r w:rsidRPr="00444F04">
          <w:rPr>
            <w:rFonts w:eastAsia="Verdana" w:cs="Verdana"/>
            <w:i/>
            <w:szCs w:val="22"/>
            <w:shd w:val="clear" w:color="auto" w:fill="E9E9E9"/>
            <w:rPrChange w:id="280" w:author="jeffrey wallk" w:date="2014-03-13T19:49:00Z">
              <w:rPr>
                <w:rFonts w:ascii="Verdana" w:eastAsia="Verdana" w:hAnsi="Verdana" w:cs="Verdana"/>
                <w:i/>
                <w:shd w:val="clear" w:color="auto" w:fill="E9E9E9"/>
              </w:rPr>
            </w:rPrChange>
          </w:rPr>
          <w:t xml:space="preserve">What Customers Want </w:t>
        </w:r>
      </w:ins>
      <w:ins w:id="281" w:author="jeffrey wallk" w:date="2014-03-13T10:20:00Z">
        <w:r w:rsidRPr="00444F04">
          <w:rPr>
            <w:rFonts w:eastAsia="Verdana" w:cs="Verdana"/>
            <w:i/>
            <w:szCs w:val="22"/>
            <w:shd w:val="clear" w:color="auto" w:fill="E9E9E9"/>
            <w:rPrChange w:id="282" w:author="jeffrey wallk" w:date="2014-03-13T19:49:00Z">
              <w:rPr>
                <w:rFonts w:ascii="Verdana" w:eastAsia="Verdana" w:hAnsi="Verdana" w:cs="Verdana"/>
                <w:i/>
                <w:shd w:val="clear" w:color="auto" w:fill="E9E9E9"/>
              </w:rPr>
            </w:rPrChange>
          </w:rPr>
          <w:t>from Your Products, Jan</w:t>
        </w:r>
      </w:ins>
      <w:ins w:id="283" w:author="jeffrey wallk" w:date="2014-03-13T10:22:00Z">
        <w:r w:rsidRPr="00444F04">
          <w:rPr>
            <w:rFonts w:eastAsia="Verdana" w:cs="Verdana"/>
            <w:i/>
            <w:szCs w:val="22"/>
            <w:shd w:val="clear" w:color="auto" w:fill="E9E9E9"/>
            <w:rPrChange w:id="284" w:author="jeffrey wallk" w:date="2014-03-13T19:49:00Z">
              <w:rPr>
                <w:rFonts w:ascii="Verdana" w:eastAsia="Verdana" w:hAnsi="Verdana" w:cs="Verdana"/>
                <w:i/>
                <w:shd w:val="clear" w:color="auto" w:fill="E9E9E9"/>
              </w:rPr>
            </w:rPrChange>
          </w:rPr>
          <w:t xml:space="preserve"> 16, 2006</w:t>
        </w:r>
      </w:ins>
      <w:ins w:id="285" w:author="jeffrey wallk" w:date="2014-03-13T10:23:00Z">
        <w:r w:rsidRPr="00444F04">
          <w:rPr>
            <w:rFonts w:eastAsia="Verdana" w:cs="Verdana"/>
            <w:i/>
            <w:szCs w:val="22"/>
            <w:shd w:val="clear" w:color="auto" w:fill="E9E9E9"/>
            <w:rPrChange w:id="286" w:author="jeffrey wallk" w:date="2014-03-13T19:49:00Z">
              <w:rPr>
                <w:rFonts w:ascii="Verdana" w:eastAsia="Verdana" w:hAnsi="Verdana" w:cs="Verdana"/>
                <w:i/>
                <w:shd w:val="clear" w:color="auto" w:fill="E9E9E9"/>
              </w:rPr>
            </w:rPrChange>
          </w:rPr>
          <w:t xml:space="preserve">, </w:t>
        </w:r>
      </w:ins>
      <w:ins w:id="287" w:author="jeffrey wallk" w:date="2014-03-13T19:46:00Z">
        <w:r w:rsidR="00444F04" w:rsidRPr="00444F04">
          <w:rPr>
            <w:rFonts w:eastAsia="Verdana" w:cs="Verdana"/>
            <w:szCs w:val="22"/>
            <w:shd w:val="clear" w:color="auto" w:fill="E9E9E9"/>
            <w:rPrChange w:id="288" w:author="jeffrey wallk" w:date="2014-03-13T19:49:00Z">
              <w:rPr>
                <w:rFonts w:ascii="Verdana" w:eastAsia="Verdana" w:hAnsi="Verdana" w:cs="Verdana"/>
                <w:shd w:val="clear" w:color="auto" w:fill="E9E9E9"/>
              </w:rPr>
            </w:rPrChange>
          </w:rPr>
          <w:fldChar w:fldCharType="begin"/>
        </w:r>
        <w:r w:rsidR="00444F04" w:rsidRPr="00444F04">
          <w:rPr>
            <w:rFonts w:eastAsia="Verdana" w:cs="Verdana"/>
            <w:szCs w:val="22"/>
            <w:shd w:val="clear" w:color="auto" w:fill="E9E9E9"/>
            <w:rPrChange w:id="289" w:author="jeffrey wallk" w:date="2014-03-13T19:49:00Z">
              <w:rPr>
                <w:rFonts w:ascii="Verdana" w:eastAsia="Verdana" w:hAnsi="Verdana" w:cs="Verdana"/>
                <w:shd w:val="clear" w:color="auto" w:fill="E9E9E9"/>
              </w:rPr>
            </w:rPrChange>
          </w:rPr>
          <w:instrText xml:space="preserve"> HYPERLINK "</w:instrText>
        </w:r>
      </w:ins>
      <w:ins w:id="290" w:author="jeffrey wallk" w:date="2014-03-13T10:27:00Z">
        <w:r w:rsidR="00444F04" w:rsidRPr="00444F04">
          <w:rPr>
            <w:rFonts w:eastAsia="Verdana" w:cs="Verdana"/>
            <w:szCs w:val="22"/>
            <w:shd w:val="clear" w:color="auto" w:fill="E9E9E9"/>
            <w:rPrChange w:id="291" w:author="jeffrey wallk" w:date="2014-03-13T19:49:00Z">
              <w:rPr>
                <w:rFonts w:ascii="Verdana" w:eastAsia="Verdana" w:hAnsi="Verdana" w:cs="Verdana"/>
                <w:i/>
                <w:shd w:val="clear" w:color="auto" w:fill="E9E9E9"/>
              </w:rPr>
            </w:rPrChange>
          </w:rPr>
          <w:instrText>http://hbswk.hbs.edu/item/5170.html</w:instrText>
        </w:r>
      </w:ins>
      <w:ins w:id="292" w:author="jeffrey wallk" w:date="2014-03-13T19:46:00Z">
        <w:r w:rsidR="00444F04" w:rsidRPr="00444F04">
          <w:rPr>
            <w:rFonts w:eastAsia="Verdana" w:cs="Verdana"/>
            <w:szCs w:val="22"/>
            <w:shd w:val="clear" w:color="auto" w:fill="E9E9E9"/>
            <w:rPrChange w:id="293" w:author="jeffrey wallk" w:date="2014-03-13T19:49:00Z">
              <w:rPr>
                <w:rFonts w:ascii="Verdana" w:eastAsia="Verdana" w:hAnsi="Verdana" w:cs="Verdana"/>
                <w:shd w:val="clear" w:color="auto" w:fill="E9E9E9"/>
              </w:rPr>
            </w:rPrChange>
          </w:rPr>
          <w:instrText xml:space="preserve">" </w:instrText>
        </w:r>
        <w:r w:rsidR="00444F04" w:rsidRPr="00444F04">
          <w:rPr>
            <w:rFonts w:eastAsia="Verdana" w:cs="Verdana"/>
            <w:szCs w:val="22"/>
            <w:shd w:val="clear" w:color="auto" w:fill="E9E9E9"/>
            <w:rPrChange w:id="294" w:author="jeffrey wallk" w:date="2014-03-13T19:49:00Z">
              <w:rPr>
                <w:rFonts w:ascii="Verdana" w:eastAsia="Verdana" w:hAnsi="Verdana" w:cs="Verdana"/>
                <w:shd w:val="clear" w:color="auto" w:fill="E9E9E9"/>
              </w:rPr>
            </w:rPrChange>
          </w:rPr>
          <w:fldChar w:fldCharType="separate"/>
        </w:r>
      </w:ins>
      <w:ins w:id="295" w:author="jeffrey wallk" w:date="2014-03-13T10:27:00Z">
        <w:r w:rsidR="00444F04" w:rsidRPr="00444F04">
          <w:rPr>
            <w:rStyle w:val="Hyperlink"/>
            <w:szCs w:val="22"/>
            <w:rPrChange w:id="296" w:author="jeffrey wallk" w:date="2014-03-13T19:49:00Z">
              <w:rPr>
                <w:rFonts w:ascii="Verdana" w:eastAsia="Verdana" w:hAnsi="Verdana" w:cs="Verdana"/>
                <w:i/>
                <w:shd w:val="clear" w:color="auto" w:fill="E9E9E9"/>
              </w:rPr>
            </w:rPrChange>
          </w:rPr>
          <w:t>http://hbswk.hbs.edu/item/5170.html</w:t>
        </w:r>
      </w:ins>
      <w:ins w:id="297" w:author="jeffrey wallk" w:date="2014-03-13T19:46:00Z">
        <w:r w:rsidR="00444F04" w:rsidRPr="00444F04">
          <w:rPr>
            <w:rFonts w:eastAsia="Verdana" w:cs="Verdana"/>
            <w:szCs w:val="22"/>
            <w:shd w:val="clear" w:color="auto" w:fill="E9E9E9"/>
            <w:rPrChange w:id="298" w:author="jeffrey wallk" w:date="2014-03-13T19:49:00Z">
              <w:rPr>
                <w:rFonts w:ascii="Verdana" w:eastAsia="Verdana" w:hAnsi="Verdana" w:cs="Verdana"/>
                <w:shd w:val="clear" w:color="auto" w:fill="E9E9E9"/>
              </w:rPr>
            </w:rPrChange>
          </w:rPr>
          <w:fldChar w:fldCharType="end"/>
        </w:r>
      </w:ins>
    </w:p>
    <w:p w14:paraId="210B5442" w14:textId="77777777" w:rsidR="00B01E29" w:rsidRDefault="00444F04">
      <w:pPr>
        <w:pStyle w:val="Normal1"/>
        <w:widowControl w:val="0"/>
        <w:rPr>
          <w:ins w:id="299" w:author="jeffrey wallk" w:date="2014-03-13T21:24:00Z"/>
          <w:color w:val="1155CC"/>
          <w:szCs w:val="22"/>
        </w:rPr>
      </w:pPr>
      <w:ins w:id="300" w:author="jeffrey wallk" w:date="2014-03-13T19:46:00Z">
        <w:r w:rsidRPr="00444F04">
          <w:rPr>
            <w:rFonts w:eastAsia="Verdana" w:cs="Verdana"/>
            <w:szCs w:val="22"/>
            <w:shd w:val="clear" w:color="auto" w:fill="E9E9E9"/>
            <w:rPrChange w:id="301" w:author="jeffrey wallk" w:date="2014-03-13T19:49:00Z">
              <w:rPr>
                <w:rFonts w:ascii="Verdana" w:eastAsia="Verdana" w:hAnsi="Verdana" w:cs="Verdana"/>
                <w:shd w:val="clear" w:color="auto" w:fill="E9E9E9"/>
              </w:rPr>
            </w:rPrChange>
          </w:rPr>
          <w:t xml:space="preserve">3 Source: </w:t>
        </w:r>
      </w:ins>
      <w:moveToRangeStart w:id="302" w:author="jeffrey wallk" w:date="2014-03-13T19:46:00Z" w:name="move256359306"/>
      <w:moveTo w:id="303" w:author="jeffrey wallk" w:date="2014-03-13T19:46:00Z">
        <w:del w:id="304" w:author="jeffrey wallk" w:date="2014-03-13T19:46:00Z">
          <w:r w:rsidRPr="00B01E29" w:rsidDel="00444F04">
            <w:rPr>
              <w:color w:val="1155CC"/>
              <w:szCs w:val="22"/>
            </w:rPr>
            <w:delText xml:space="preserve">(see </w:delText>
          </w:r>
        </w:del>
        <w:r w:rsidRPr="00B01E29">
          <w:rPr>
            <w:color w:val="1155CC"/>
            <w:szCs w:val="22"/>
          </w:rPr>
          <w:t>The Art of Framing: Managing the Language of Leadership</w:t>
        </w:r>
      </w:moveTo>
      <w:ins w:id="305" w:author="jeffrey wallk" w:date="2014-03-13T19:46:00Z">
        <w:r w:rsidRPr="00B01E29">
          <w:rPr>
            <w:color w:val="1155CC"/>
            <w:szCs w:val="22"/>
          </w:rPr>
          <w:t xml:space="preserve">, </w:t>
        </w:r>
      </w:ins>
      <w:ins w:id="306" w:author="jeffrey wallk" w:date="2014-03-13T19:48:00Z">
        <w:r w:rsidRPr="00B01E29">
          <w:rPr>
            <w:color w:val="1155CC"/>
            <w:szCs w:val="22"/>
          </w:rPr>
          <w:t xml:space="preserve">Gail T. Fairhurst, Robert A. </w:t>
        </w:r>
        <w:proofErr w:type="spellStart"/>
        <w:r w:rsidRPr="00B01E29">
          <w:rPr>
            <w:color w:val="1155CC"/>
            <w:szCs w:val="22"/>
          </w:rPr>
          <w:t>Sarr</w:t>
        </w:r>
      </w:ins>
      <w:proofErr w:type="spellEnd"/>
    </w:p>
    <w:p w14:paraId="3FBB8778" w14:textId="49D69365" w:rsidR="00B01E29" w:rsidRDefault="00B01E29">
      <w:pPr>
        <w:pStyle w:val="Normal1"/>
        <w:widowControl w:val="0"/>
        <w:rPr>
          <w:ins w:id="307" w:author="jeffrey wallk" w:date="2014-03-13T21:28:00Z"/>
          <w:color w:val="1155CC"/>
          <w:szCs w:val="22"/>
        </w:rPr>
      </w:pPr>
      <w:ins w:id="308" w:author="jeffrey wallk" w:date="2014-03-13T21:24:00Z">
        <w:r>
          <w:rPr>
            <w:color w:val="1155CC"/>
            <w:szCs w:val="22"/>
          </w:rPr>
          <w:t xml:space="preserve">4 Source: </w:t>
        </w:r>
      </w:ins>
      <w:ins w:id="309" w:author="jeffrey wallk" w:date="2014-03-13T21:25:00Z">
        <w:r>
          <w:rPr>
            <w:color w:val="1155CC"/>
            <w:szCs w:val="22"/>
          </w:rPr>
          <w:t xml:space="preserve">Harvard Business Review, Creating an Organic Growth Machine, May 2012, </w:t>
        </w:r>
      </w:ins>
      <w:ins w:id="310" w:author="jeffrey wallk" w:date="2014-03-13T21:28:00Z">
        <w:r>
          <w:rPr>
            <w:color w:val="1155CC"/>
            <w:szCs w:val="22"/>
          </w:rPr>
          <w:fldChar w:fldCharType="begin"/>
        </w:r>
        <w:r>
          <w:rPr>
            <w:color w:val="1155CC"/>
            <w:szCs w:val="22"/>
          </w:rPr>
          <w:instrText xml:space="preserve"> HYPERLINK "</w:instrText>
        </w:r>
      </w:ins>
      <w:ins w:id="311" w:author="jeffrey wallk" w:date="2014-03-13T21:24:00Z">
        <w:r w:rsidRPr="00B01E29">
          <w:rPr>
            <w:color w:val="1155CC"/>
            <w:szCs w:val="22"/>
          </w:rPr>
          <w:instrText>http://hbr.org/2012/05/creating-an-organic-growth-machine/ar/1</w:instrText>
        </w:r>
      </w:ins>
      <w:ins w:id="312" w:author="jeffrey wallk" w:date="2014-03-13T21:28:00Z">
        <w:r>
          <w:rPr>
            <w:color w:val="1155CC"/>
            <w:szCs w:val="22"/>
          </w:rPr>
          <w:instrText xml:space="preserve">" </w:instrText>
        </w:r>
        <w:r>
          <w:rPr>
            <w:color w:val="1155CC"/>
            <w:szCs w:val="22"/>
          </w:rPr>
          <w:fldChar w:fldCharType="separate"/>
        </w:r>
      </w:ins>
      <w:ins w:id="313" w:author="jeffrey wallk" w:date="2014-03-13T21:24:00Z">
        <w:r w:rsidRPr="004212F9">
          <w:rPr>
            <w:rStyle w:val="Hyperlink"/>
            <w:szCs w:val="22"/>
          </w:rPr>
          <w:t>http://hbr.org/2012/05/creating-an-organic-growth-machine/ar/1</w:t>
        </w:r>
      </w:ins>
      <w:ins w:id="314" w:author="jeffrey wallk" w:date="2014-03-13T21:28:00Z">
        <w:r>
          <w:rPr>
            <w:color w:val="1155CC"/>
            <w:szCs w:val="22"/>
          </w:rPr>
          <w:fldChar w:fldCharType="end"/>
        </w:r>
      </w:ins>
    </w:p>
    <w:p w14:paraId="26347562" w14:textId="77777777" w:rsidR="00B01E29" w:rsidRDefault="00B01E29">
      <w:pPr>
        <w:pStyle w:val="Normal1"/>
        <w:widowControl w:val="0"/>
        <w:rPr>
          <w:ins w:id="315" w:author="jeffrey wallk" w:date="2014-03-13T21:28:00Z"/>
        </w:rPr>
      </w:pPr>
      <w:ins w:id="316" w:author="jeffrey wallk" w:date="2014-03-13T21:28:00Z">
        <w:r>
          <w:rPr>
            <w:color w:val="1155CC"/>
            <w:szCs w:val="22"/>
          </w:rPr>
          <w:t xml:space="preserve">5 Source: </w:t>
        </w:r>
        <w:r>
          <w:t>National Institute of Standards &amp; Technology (NIST)</w:t>
        </w:r>
      </w:ins>
    </w:p>
    <w:p w14:paraId="662BD979" w14:textId="70C4E132" w:rsidR="00444F04" w:rsidRPr="00444F04" w:rsidRDefault="00B01E29">
      <w:pPr>
        <w:pStyle w:val="Normal1"/>
        <w:widowControl w:val="0"/>
        <w:rPr>
          <w:i/>
          <w:szCs w:val="22"/>
          <w:rPrChange w:id="317" w:author="jeffrey wallk" w:date="2014-03-13T19:49:00Z">
            <w:rPr/>
          </w:rPrChange>
        </w:rPr>
      </w:pPr>
      <w:ins w:id="318" w:author="jeffrey wallk" w:date="2014-03-13T21:28:00Z">
        <w:r>
          <w:t xml:space="preserve">6 Source: </w:t>
        </w:r>
      </w:ins>
      <w:ins w:id="319" w:author="jeffrey wallk" w:date="2014-03-13T21:29:00Z">
        <w:r>
          <w:t>(U.S. Bureau of Economic Analysis) 2008</w:t>
        </w:r>
      </w:ins>
      <w:moveTo w:id="320" w:author="jeffrey wallk" w:date="2014-03-13T19:46:00Z">
        <w:del w:id="321" w:author="jeffrey wallk" w:date="2014-03-13T19:46:00Z">
          <w:r w:rsidR="00444F04" w:rsidRPr="00B01E29" w:rsidDel="00444F04">
            <w:rPr>
              <w:color w:val="1155CC"/>
              <w:szCs w:val="22"/>
            </w:rPr>
            <w:delText xml:space="preserve"> </w:delText>
          </w:r>
        </w:del>
        <w:del w:id="322" w:author="jeffrey wallk" w:date="2014-03-13T19:48:00Z">
          <w:r w:rsidR="00444F04" w:rsidRPr="00B01E29" w:rsidDel="00444F04">
            <w:rPr>
              <w:szCs w:val="22"/>
            </w:rPr>
            <w:fldChar w:fldCharType="begin"/>
          </w:r>
          <w:r w:rsidR="00444F04" w:rsidRPr="00B01E29" w:rsidDel="00444F04">
            <w:rPr>
              <w:szCs w:val="22"/>
            </w:rPr>
            <w:delInstrText xml:space="preserve"> HYPERLINK "http://www.amazon.com/s/ref=ntt_athr_dp_sr_1?_encoding=UTF8&amp;field-author=Gail%20T.%20Fairhurst&amp;search-alias=books&amp;sort=relevancerank" \h </w:delInstrText>
          </w:r>
          <w:r w:rsidR="00444F04" w:rsidRPr="00B01E29" w:rsidDel="00444F04">
            <w:rPr>
              <w:szCs w:val="22"/>
            </w:rPr>
            <w:fldChar w:fldCharType="separate"/>
          </w:r>
          <w:r w:rsidR="00444F04" w:rsidRPr="00B01E29" w:rsidDel="00444F04">
            <w:rPr>
              <w:color w:val="1155CC"/>
              <w:szCs w:val="22"/>
              <w:highlight w:val="white"/>
              <w:u w:val="single"/>
            </w:rPr>
            <w:delText>Gail T. Fairhurst</w:delText>
          </w:r>
          <w:r w:rsidR="00444F04" w:rsidRPr="00B01E29" w:rsidDel="00444F04">
            <w:rPr>
              <w:color w:val="1155CC"/>
              <w:szCs w:val="22"/>
              <w:highlight w:val="white"/>
              <w:u w:val="single"/>
            </w:rPr>
            <w:fldChar w:fldCharType="end"/>
          </w:r>
        </w:del>
        <w:del w:id="323" w:author="jeffrey wallk" w:date="2014-03-13T19:47:00Z">
          <w:r w:rsidR="00444F04" w:rsidRPr="00B01E29" w:rsidDel="00444F04">
            <w:rPr>
              <w:color w:val="1155CC"/>
              <w:szCs w:val="22"/>
              <w:highlight w:val="white"/>
            </w:rPr>
            <w:delText xml:space="preserve"> </w:delText>
          </w:r>
        </w:del>
        <w:del w:id="324" w:author="jeffrey wallk" w:date="2014-03-13T19:46:00Z">
          <w:r w:rsidR="00444F04" w:rsidRPr="00B01E29" w:rsidDel="00444F04">
            <w:rPr>
              <w:color w:val="1155CC"/>
              <w:szCs w:val="22"/>
              <w:highlight w:val="white"/>
            </w:rPr>
            <w:delText xml:space="preserve">(Author), </w:delText>
          </w:r>
        </w:del>
        <w:del w:id="325" w:author="jeffrey wallk" w:date="2014-03-13T19:48:00Z">
          <w:r w:rsidR="00444F04" w:rsidRPr="00B01E29" w:rsidDel="00444F04">
            <w:rPr>
              <w:szCs w:val="22"/>
            </w:rPr>
            <w:fldChar w:fldCharType="begin"/>
          </w:r>
          <w:r w:rsidR="00444F04" w:rsidRPr="00B01E29" w:rsidDel="00444F04">
            <w:rPr>
              <w:szCs w:val="22"/>
            </w:rPr>
            <w:delInstrText xml:space="preserve"> HYPERLINK "http://www.amazon.com/s/ref=ntt_athr_dp_sr_2?_encoding=UTF8&amp;field-author=Robert%20A.%20Sarr&amp;search-alias=books&amp;sort=relevancerank" \h </w:delInstrText>
          </w:r>
          <w:r w:rsidR="00444F04" w:rsidRPr="00B01E29" w:rsidDel="00444F04">
            <w:rPr>
              <w:szCs w:val="22"/>
            </w:rPr>
            <w:fldChar w:fldCharType="separate"/>
          </w:r>
          <w:r w:rsidR="00444F04" w:rsidRPr="00B01E29" w:rsidDel="00444F04">
            <w:rPr>
              <w:color w:val="1155CC"/>
              <w:szCs w:val="22"/>
              <w:highlight w:val="white"/>
              <w:u w:val="single"/>
            </w:rPr>
            <w:delText>Robert A. Sarr</w:delText>
          </w:r>
          <w:r w:rsidR="00444F04" w:rsidRPr="00B01E29" w:rsidDel="00444F04">
            <w:rPr>
              <w:color w:val="1155CC"/>
              <w:szCs w:val="22"/>
              <w:highlight w:val="white"/>
              <w:u w:val="single"/>
            </w:rPr>
            <w:fldChar w:fldCharType="end"/>
          </w:r>
        </w:del>
        <w:del w:id="326" w:author="jeffrey wallk" w:date="2014-03-13T19:47:00Z">
          <w:r w:rsidR="00444F04" w:rsidRPr="00B01E29" w:rsidDel="00444F04">
            <w:rPr>
              <w:color w:val="1155CC"/>
              <w:szCs w:val="22"/>
              <w:highlight w:val="white"/>
            </w:rPr>
            <w:delText xml:space="preserve"> (Author))</w:delText>
          </w:r>
        </w:del>
      </w:moveTo>
      <w:moveToRangeEnd w:id="302"/>
    </w:p>
    <w:sectPr w:rsidR="00444F04" w:rsidRPr="00444F0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wmmulrich" w:date="2014-03-09T16:57:00Z" w:initials="">
    <w:p w14:paraId="0CD10F5C" w14:textId="77777777" w:rsidR="00246ED5" w:rsidRDefault="00246ED5">
      <w:pPr>
        <w:pStyle w:val="Normal1"/>
        <w:widowControl w:val="0"/>
        <w:spacing w:line="240" w:lineRule="auto"/>
      </w:pPr>
      <w:r>
        <w:t>This is a good goal but probably another white paper.</w:t>
      </w:r>
    </w:p>
  </w:comment>
  <w:comment w:id="7" w:author="Jeffrey Wallk" w:date="2014-03-10T03:44:00Z" w:initials="">
    <w:p w14:paraId="4B46F60B" w14:textId="77777777" w:rsidR="00246ED5" w:rsidRDefault="00246ED5">
      <w:pPr>
        <w:pStyle w:val="Normal1"/>
        <w:widowControl w:val="0"/>
        <w:spacing w:line="240" w:lineRule="auto"/>
      </w:pPr>
      <w:r>
        <w:t>I agree that there is another white paper.  I also believe that most strategy is flawed because it is income focused not outcome focused (meaning customers first)</w:t>
      </w:r>
    </w:p>
  </w:comment>
  <w:comment w:id="106" w:author="wmmulrich" w:date="2014-03-09T17:06:00Z" w:initials="">
    <w:p w14:paraId="7C59D19E" w14:textId="77777777" w:rsidR="00246ED5" w:rsidRDefault="00246ED5">
      <w:pPr>
        <w:pStyle w:val="Normal1"/>
        <w:widowControl w:val="0"/>
        <w:spacing w:line="240" w:lineRule="auto"/>
      </w:pPr>
      <w:proofErr w:type="gramStart"/>
      <w:r>
        <w:t>again</w:t>
      </w:r>
      <w:proofErr w:type="gramEnd"/>
      <w:r>
        <w:t xml:space="preserve"> </w:t>
      </w:r>
      <w:proofErr w:type="spellStart"/>
      <w:r>
        <w:t>i</w:t>
      </w:r>
      <w:proofErr w:type="spellEnd"/>
      <w:r>
        <w:t xml:space="preserve"> refocused on value because bottom up is overused and open to too much interpretation</w:t>
      </w:r>
    </w:p>
  </w:comment>
  <w:comment w:id="107" w:author="Jeffrey Wallk" w:date="2014-03-10T03:46:00Z" w:initials="">
    <w:p w14:paraId="1CCBA17F" w14:textId="77777777" w:rsidR="00246ED5" w:rsidRDefault="00246ED5">
      <w:pPr>
        <w:pStyle w:val="Normal1"/>
        <w:widowControl w:val="0"/>
        <w:spacing w:line="240" w:lineRule="auto"/>
      </w:pPr>
      <w:r>
        <w:t>agreed. this is the WHY and if it's left to the side, then the WHAT and HOW have little meaning</w:t>
      </w:r>
    </w:p>
  </w:comment>
  <w:comment w:id="108" w:author="wmmulrich" w:date="2014-03-09T17:11:00Z" w:initials="">
    <w:p w14:paraId="4AFF4BCB" w14:textId="77777777" w:rsidR="00246ED5" w:rsidRDefault="00246ED5">
      <w:pPr>
        <w:pStyle w:val="Normal1"/>
        <w:widowControl w:val="0"/>
        <w:spacing w:line="240" w:lineRule="auto"/>
      </w:pPr>
      <w:r>
        <w:t>In my humble opinion, this is the biggest problem with management today. when we start value mapping the concept of customer perspective is foreign to most business people because they have had process improvement drilled into their brains for the past 10 years.</w:t>
      </w:r>
    </w:p>
  </w:comment>
  <w:comment w:id="109" w:author="Jeffrey Wallk" w:date="2014-03-10T03:49:00Z" w:initials="">
    <w:p w14:paraId="3F0B8F9A" w14:textId="77777777" w:rsidR="00246ED5" w:rsidRDefault="00246ED5">
      <w:pPr>
        <w:pStyle w:val="Normal1"/>
        <w:widowControl w:val="0"/>
        <w:spacing w:line="240" w:lineRule="auto"/>
      </w:pPr>
      <w:r>
        <w:t>there's a series of white papers that I would like to pursue along with case studies to transform marketing approaches (need for a new model) for organizations and refocus the MBA (I have done some preliminary work on defining this new model)</w:t>
      </w:r>
    </w:p>
  </w:comment>
  <w:comment w:id="146" w:author="AFAFalcon38 ." w:date="2014-03-13T19:26:00Z" w:initials="">
    <w:p w14:paraId="0CC6D83B" w14:textId="77777777" w:rsidR="00246ED5" w:rsidRDefault="00246ED5" w:rsidP="00364B7B">
      <w:pPr>
        <w:pStyle w:val="Normal1"/>
        <w:widowControl w:val="0"/>
        <w:spacing w:line="240" w:lineRule="auto"/>
      </w:pPr>
      <w:r>
        <w:t>National Institute of Standards &amp; Technology (NIST)</w:t>
      </w:r>
    </w:p>
  </w:comment>
  <w:comment w:id="150" w:author="wmmulrich" w:date="2014-03-09T17:15:00Z" w:initials="">
    <w:p w14:paraId="3990CD27" w14:textId="77777777" w:rsidR="00246ED5" w:rsidRDefault="00246ED5">
      <w:pPr>
        <w:pStyle w:val="Normal1"/>
        <w:widowControl w:val="0"/>
        <w:spacing w:line="240" w:lineRule="auto"/>
      </w:pPr>
      <w:r>
        <w:t>tried to add a little more strategic business perspective here</w:t>
      </w:r>
    </w:p>
  </w:comment>
  <w:comment w:id="187" w:author="wmmulrich" w:date="2014-03-09T17:17:00Z" w:initials="">
    <w:p w14:paraId="031B3294" w14:textId="77777777" w:rsidR="00246ED5" w:rsidRDefault="00246ED5">
      <w:pPr>
        <w:pStyle w:val="Normal1"/>
        <w:widowControl w:val="0"/>
        <w:spacing w:line="240" w:lineRule="auto"/>
      </w:pPr>
      <w:r>
        <w:t>always list value streams first then capabilities.</w:t>
      </w:r>
    </w:p>
  </w:comment>
  <w:comment w:id="191" w:author="AFAFalcon38 ." w:date="2014-03-04T11:05:00Z" w:initials="">
    <w:p w14:paraId="45701056" w14:textId="77777777" w:rsidR="00246ED5" w:rsidRDefault="00246ED5">
      <w:pPr>
        <w:pStyle w:val="Normal1"/>
        <w:widowControl w:val="0"/>
        <w:spacing w:line="240" w:lineRule="auto"/>
      </w:pPr>
      <w:r>
        <w:t>National Institute of Standards &amp; Technology (NIST)</w:t>
      </w:r>
    </w:p>
  </w:comment>
  <w:comment w:id="194" w:author="AFAFalcon38 ." w:date="2014-03-04T11:07:00Z" w:initials="">
    <w:p w14:paraId="772F9267" w14:textId="77777777" w:rsidR="00246ED5" w:rsidRDefault="00246ED5">
      <w:pPr>
        <w:pStyle w:val="Normal1"/>
        <w:widowControl w:val="0"/>
        <w:spacing w:line="240" w:lineRule="auto"/>
      </w:pPr>
      <w:r>
        <w:t>(U.S. Bureau of Economic Analysis) 2008</w:t>
      </w:r>
    </w:p>
  </w:comment>
  <w:comment w:id="197" w:author="Jeffrey Wallk" w:date="2014-03-10T03:52:00Z" w:initials="">
    <w:p w14:paraId="77105E1E" w14:textId="77777777" w:rsidR="00246ED5" w:rsidRDefault="00246ED5">
      <w:pPr>
        <w:pStyle w:val="Normal1"/>
        <w:widowControl w:val="0"/>
        <w:spacing w:line="240" w:lineRule="auto"/>
      </w:pPr>
      <w:r>
        <w:t>this is a huge opportunity and a must have if we are to attempt reuse of requirements</w:t>
      </w:r>
    </w:p>
  </w:comment>
  <w:comment w:id="198" w:author="Jeffrey Wallk" w:date="2014-03-10T03:55:00Z" w:initials="">
    <w:p w14:paraId="49F7A9E5" w14:textId="77777777" w:rsidR="00246ED5" w:rsidRDefault="00246ED5">
      <w:pPr>
        <w:pStyle w:val="Normal1"/>
        <w:widowControl w:val="0"/>
        <w:spacing w:line="240" w:lineRule="auto"/>
      </w:pPr>
      <w:r>
        <w:t>this is crux of the problem IMHO (organizations see requirements as a means towards an end and don't treat them as IP that can be used to drive change (the answers are typically there if we know how to capture and consume them)</w:t>
      </w:r>
    </w:p>
  </w:comment>
  <w:comment w:id="200" w:author="wmmulrich" w:date="2014-03-09T17:21:00Z" w:initials="">
    <w:p w14:paraId="3D3D9FEA" w14:textId="77777777" w:rsidR="00246ED5" w:rsidRDefault="00246ED5">
      <w:pPr>
        <w:pStyle w:val="Normal1"/>
        <w:widowControl w:val="0"/>
        <w:spacing w:line="240" w:lineRule="auto"/>
      </w:pPr>
      <w:r>
        <w:t>need to bring this out</w:t>
      </w:r>
    </w:p>
  </w:comment>
  <w:comment w:id="202" w:author="Jeffrey Wallk" w:date="2014-03-10T04:14:00Z" w:initials="">
    <w:p w14:paraId="002CB92A" w14:textId="77777777" w:rsidR="00246ED5" w:rsidRDefault="00246ED5">
      <w:pPr>
        <w:pStyle w:val="Normal1"/>
        <w:widowControl w:val="0"/>
        <w:spacing w:line="240" w:lineRule="auto"/>
      </w:pPr>
      <w:r>
        <w:t>my attempt at defining boundaries and articulating the need for applying a disciplined methodology</w:t>
      </w:r>
    </w:p>
  </w:comment>
  <w:comment w:id="213" w:author="wmmulrich" w:date="2014-03-13T22:00:00Z" w:initials="">
    <w:p w14:paraId="4EC83BFA" w14:textId="0E8DEE19" w:rsidR="00246ED5" w:rsidRDefault="00246ED5">
      <w:pPr>
        <w:pStyle w:val="Normal1"/>
        <w:widowControl w:val="0"/>
        <w:spacing w:line="240" w:lineRule="auto"/>
      </w:pPr>
      <w:r>
        <w:t xml:space="preserve">This is </w:t>
      </w:r>
      <w:r w:rsidR="00F6438D">
        <w:t xml:space="preserve">business analyst </w:t>
      </w:r>
      <w:proofErr w:type="spellStart"/>
      <w:r>
        <w:t>i</w:t>
      </w:r>
      <w:proofErr w:type="spellEnd"/>
      <w:r>
        <w:t xml:space="preserve"> assume - we should make it clear or spell out would be better</w:t>
      </w:r>
    </w:p>
  </w:comment>
  <w:comment w:id="218" w:author="AFAFalcon38 ." w:date="2014-03-05T07:55:00Z" w:initials="">
    <w:p w14:paraId="72B1B6BE" w14:textId="77777777" w:rsidR="00246ED5" w:rsidRDefault="00246ED5">
      <w:pPr>
        <w:pStyle w:val="Normal1"/>
        <w:widowControl w:val="0"/>
        <w:spacing w:line="240" w:lineRule="auto"/>
      </w:pPr>
      <w:r>
        <w:t xml:space="preserve">Forrester / IIBA 2010 Global Online </w:t>
      </w:r>
      <w:proofErr w:type="spellStart"/>
      <w:r>
        <w:t>Survery</w:t>
      </w:r>
      <w:proofErr w:type="spellEnd"/>
    </w:p>
  </w:comment>
  <w:comment w:id="220" w:author="wmmulrich" w:date="2014-03-09T17:25:00Z" w:initials="">
    <w:p w14:paraId="26BC85D8" w14:textId="77777777" w:rsidR="00246ED5" w:rsidRDefault="00246ED5">
      <w:pPr>
        <w:pStyle w:val="Normal1"/>
        <w:widowControl w:val="0"/>
        <w:spacing w:line="240" w:lineRule="auto"/>
      </w:pPr>
      <w:r>
        <w:t>added mappings, also our editor will make these lower case - our standard.</w:t>
      </w:r>
    </w:p>
  </w:comment>
  <w:comment w:id="229" w:author="wmmulrich" w:date="2014-03-09T17:26:00Z" w:initials="">
    <w:p w14:paraId="29677BD3" w14:textId="77777777" w:rsidR="00246ED5" w:rsidRDefault="00246ED5">
      <w:pPr>
        <w:pStyle w:val="Normal1"/>
        <w:widowControl w:val="0"/>
        <w:spacing w:line="240" w:lineRule="auto"/>
      </w:pPr>
      <w:r>
        <w:t>this will be made lower case too</w:t>
      </w:r>
    </w:p>
  </w:comment>
  <w:comment w:id="241" w:author="wmmulrich" w:date="2014-03-09T17:36:00Z" w:initials="">
    <w:p w14:paraId="020604A7" w14:textId="77777777" w:rsidR="00246ED5" w:rsidRDefault="00246ED5">
      <w:pPr>
        <w:pStyle w:val="Normal1"/>
        <w:widowControl w:val="0"/>
        <w:spacing w:line="240" w:lineRule="auto"/>
      </w:pPr>
      <w:r>
        <w:t xml:space="preserve">we need to refer to our concepts and not </w:t>
      </w:r>
      <w:proofErr w:type="gramStart"/>
      <w:r>
        <w:t>a</w:t>
      </w:r>
      <w:proofErr w:type="gramEnd"/>
      <w:r>
        <w:t xml:space="preserve"> OMG </w:t>
      </w:r>
      <w:proofErr w:type="spellStart"/>
      <w:r>
        <w:t>metemodel</w:t>
      </w:r>
      <w:proofErr w:type="spellEnd"/>
      <w:r>
        <w:t xml:space="preserve"> that is already incorporated into Section 2.1 under the overall concept of strategy maps.</w:t>
      </w:r>
    </w:p>
  </w:comment>
  <w:comment w:id="256" w:author="Jeffrey Wallk" w:date="2014-03-01T11:54:00Z" w:initials="">
    <w:p w14:paraId="3BED3A95" w14:textId="77777777" w:rsidR="00246ED5" w:rsidRDefault="00246ED5">
      <w:pPr>
        <w:pStyle w:val="Normal1"/>
        <w:widowControl w:val="0"/>
        <w:spacing w:line="240" w:lineRule="auto"/>
      </w:pPr>
      <w:r>
        <w:t>might be helpful to explain some of these terms at the end (or inline) for the audience</w:t>
      </w:r>
    </w:p>
  </w:comment>
  <w:comment w:id="257" w:author="Jeffrey Wallk" w:date="2014-03-01T12:11:00Z" w:initials="">
    <w:p w14:paraId="16ED3DA6" w14:textId="77777777" w:rsidR="00246ED5" w:rsidRDefault="00246ED5">
      <w:pPr>
        <w:pStyle w:val="Normal1"/>
        <w:widowControl w:val="0"/>
        <w:spacing w:line="240" w:lineRule="auto"/>
      </w:pPr>
      <w:r>
        <w:t xml:space="preserve">This is a great example of how BA can be used to identify the value of lineage from KPIs to value streams. </w:t>
      </w:r>
    </w:p>
    <w:p w14:paraId="2662D9C8" w14:textId="77777777" w:rsidR="00246ED5" w:rsidRDefault="00246ED5">
      <w:pPr>
        <w:pStyle w:val="Normal1"/>
        <w:widowControl w:val="0"/>
        <w:spacing w:line="240" w:lineRule="auto"/>
      </w:pPr>
    </w:p>
    <w:p w14:paraId="39498448" w14:textId="77777777" w:rsidR="00246ED5" w:rsidRDefault="00246ED5">
      <w:pPr>
        <w:pStyle w:val="Normal1"/>
        <w:widowControl w:val="0"/>
        <w:spacing w:line="240" w:lineRule="auto"/>
      </w:pPr>
      <w:r>
        <w:t>Wondering if we can showcase an example where an organization's value streams are mis-aligned with customer needs -or- where they are using the wrong KPIs -or- where the KPIs (themselves) were not modeled and therefore could lead to contradictory interpretations / decisions</w:t>
      </w:r>
    </w:p>
  </w:comment>
  <w:comment w:id="258" w:author="Anonymous" w:date="2014-03-09T16:51:00Z" w:initials="">
    <w:p w14:paraId="54648197" w14:textId="77777777" w:rsidR="00246ED5" w:rsidRDefault="00246ED5">
      <w:pPr>
        <w:pStyle w:val="Normal1"/>
        <w:widowControl w:val="0"/>
        <w:spacing w:line="240" w:lineRule="auto"/>
      </w:pPr>
      <w:r>
        <w:t xml:space="preserve">yes - </w:t>
      </w:r>
      <w:proofErr w:type="spellStart"/>
      <w:r>
        <w:t>i</w:t>
      </w:r>
      <w:proofErr w:type="spellEnd"/>
      <w:r>
        <w:t xml:space="preserve"> have this in my workshop material but I do not think I could explain this in any reasonable way in a short white paper. Let me see if I can do this.</w:t>
      </w:r>
    </w:p>
  </w:comment>
  <w:comment w:id="259" w:author="wmmulrich" w:date="2014-03-09T17:33:00Z" w:initials="">
    <w:p w14:paraId="2ECC69FA" w14:textId="77777777" w:rsidR="00246ED5" w:rsidRDefault="00246ED5">
      <w:pPr>
        <w:pStyle w:val="Normal1"/>
        <w:widowControl w:val="0"/>
        <w:spacing w:line="240" w:lineRule="auto"/>
      </w:pPr>
      <w:r>
        <w:t>the above comment is mine</w:t>
      </w:r>
    </w:p>
  </w:comment>
  <w:comment w:id="265" w:author="wmmulrich" w:date="2014-03-09T17:36:00Z" w:initials="">
    <w:p w14:paraId="730A79C7" w14:textId="77777777" w:rsidR="00246ED5" w:rsidRDefault="00246ED5">
      <w:pPr>
        <w:pStyle w:val="Normal1"/>
        <w:widowControl w:val="0"/>
        <w:spacing w:line="240" w:lineRule="auto"/>
      </w:pPr>
      <w:r>
        <w:t>I think we need a conclusion.</w:t>
      </w:r>
    </w:p>
  </w:comment>
  <w:comment w:id="266" w:author="Jeffrey Wallk" w:date="2014-03-04T08:23:00Z" w:initials="">
    <w:p w14:paraId="73EEBEF3" w14:textId="77777777" w:rsidR="00246ED5" w:rsidRDefault="00246ED5">
      <w:pPr>
        <w:pStyle w:val="Normal1"/>
        <w:widowControl w:val="0"/>
        <w:spacing w:line="240" w:lineRule="auto"/>
      </w:pPr>
      <w:r>
        <w:t>I added a reference section so we can capture all of our citations in one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D10F5C" w15:done="0"/>
  <w15:commentEx w15:paraId="4B46F60B" w15:done="0"/>
  <w15:commentEx w15:paraId="7C59D19E" w15:done="0"/>
  <w15:commentEx w15:paraId="1CCBA17F" w15:done="0"/>
  <w15:commentEx w15:paraId="4AFF4BCB" w15:done="0"/>
  <w15:commentEx w15:paraId="3F0B8F9A" w15:done="0"/>
  <w15:commentEx w15:paraId="0CC6D83B" w15:done="0"/>
  <w15:commentEx w15:paraId="3990CD27" w15:done="0"/>
  <w15:commentEx w15:paraId="031B3294" w15:done="0"/>
  <w15:commentEx w15:paraId="45701056" w15:done="0"/>
  <w15:commentEx w15:paraId="772F9267" w15:done="0"/>
  <w15:commentEx w15:paraId="77105E1E" w15:done="0"/>
  <w15:commentEx w15:paraId="49F7A9E5" w15:done="0"/>
  <w15:commentEx w15:paraId="3D3D9FEA" w15:done="0"/>
  <w15:commentEx w15:paraId="002CB92A" w15:done="0"/>
  <w15:commentEx w15:paraId="4EC83BFA" w15:done="0"/>
  <w15:commentEx w15:paraId="72B1B6BE" w15:done="0"/>
  <w15:commentEx w15:paraId="26BC85D8" w15:done="0"/>
  <w15:commentEx w15:paraId="29677BD3" w15:done="0"/>
  <w15:commentEx w15:paraId="020604A7" w15:done="0"/>
  <w15:commentEx w15:paraId="3BED3A95" w15:done="0"/>
  <w15:commentEx w15:paraId="39498448" w15:done="0"/>
  <w15:commentEx w15:paraId="54648197" w15:done="0"/>
  <w15:commentEx w15:paraId="2ECC69FA" w15:done="0"/>
  <w15:commentEx w15:paraId="730A79C7" w15:done="0"/>
  <w15:commentEx w15:paraId="73EEBE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D10F5C" w16cid:durableId="20590938"/>
  <w16cid:commentId w16cid:paraId="4B46F60B" w16cid:durableId="20590939"/>
  <w16cid:commentId w16cid:paraId="7C59D19E" w16cid:durableId="2059093A"/>
  <w16cid:commentId w16cid:paraId="1CCBA17F" w16cid:durableId="2059093B"/>
  <w16cid:commentId w16cid:paraId="4AFF4BCB" w16cid:durableId="2059093C"/>
  <w16cid:commentId w16cid:paraId="3F0B8F9A" w16cid:durableId="2059093D"/>
  <w16cid:commentId w16cid:paraId="0CC6D83B" w16cid:durableId="2059093E"/>
  <w16cid:commentId w16cid:paraId="3990CD27" w16cid:durableId="2059093F"/>
  <w16cid:commentId w16cid:paraId="031B3294" w16cid:durableId="20590940"/>
  <w16cid:commentId w16cid:paraId="45701056" w16cid:durableId="20590941"/>
  <w16cid:commentId w16cid:paraId="772F9267" w16cid:durableId="20590942"/>
  <w16cid:commentId w16cid:paraId="77105E1E" w16cid:durableId="20590943"/>
  <w16cid:commentId w16cid:paraId="49F7A9E5" w16cid:durableId="20590944"/>
  <w16cid:commentId w16cid:paraId="3D3D9FEA" w16cid:durableId="20590945"/>
  <w16cid:commentId w16cid:paraId="002CB92A" w16cid:durableId="20590946"/>
  <w16cid:commentId w16cid:paraId="4EC83BFA" w16cid:durableId="20590947"/>
  <w16cid:commentId w16cid:paraId="72B1B6BE" w16cid:durableId="20590948"/>
  <w16cid:commentId w16cid:paraId="26BC85D8" w16cid:durableId="20590949"/>
  <w16cid:commentId w16cid:paraId="29677BD3" w16cid:durableId="2059094A"/>
  <w16cid:commentId w16cid:paraId="020604A7" w16cid:durableId="2059094B"/>
  <w16cid:commentId w16cid:paraId="3BED3A95" w16cid:durableId="2059094C"/>
  <w16cid:commentId w16cid:paraId="39498448" w16cid:durableId="2059094D"/>
  <w16cid:commentId w16cid:paraId="54648197" w16cid:durableId="2059094E"/>
  <w16cid:commentId w16cid:paraId="2ECC69FA" w16cid:durableId="2059094F"/>
  <w16cid:commentId w16cid:paraId="730A79C7" w16cid:durableId="20590950"/>
  <w16cid:commentId w16cid:paraId="73EEBEF3" w16cid:durableId="205909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B1104" w14:textId="77777777" w:rsidR="00FF19EB" w:rsidRDefault="00FF19EB">
      <w:r>
        <w:separator/>
      </w:r>
    </w:p>
  </w:endnote>
  <w:endnote w:type="continuationSeparator" w:id="0">
    <w:p w14:paraId="218624C8" w14:textId="77777777" w:rsidR="00FF19EB" w:rsidRDefault="00FF1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altName w:val="Cambria"/>
    <w:panose1 w:val="020B060402020202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5AA44" w14:textId="77777777" w:rsidR="005D6BA0" w:rsidRDefault="005D6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D599E" w14:textId="77777777" w:rsidR="005D6BA0" w:rsidRDefault="005D6B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F0433" w14:textId="77777777" w:rsidR="005D6BA0" w:rsidRDefault="005D6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D000E" w14:textId="77777777" w:rsidR="00FF19EB" w:rsidRDefault="00FF19EB">
      <w:r>
        <w:separator/>
      </w:r>
    </w:p>
  </w:footnote>
  <w:footnote w:type="continuationSeparator" w:id="0">
    <w:p w14:paraId="79EA1BC3" w14:textId="77777777" w:rsidR="00FF19EB" w:rsidRDefault="00FF19EB">
      <w:r>
        <w:continuationSeparator/>
      </w:r>
    </w:p>
  </w:footnote>
  <w:footnote w:id="1">
    <w:p w14:paraId="11819828" w14:textId="2CD75930" w:rsidR="00246ED5" w:rsidRDefault="00246ED5">
      <w:pPr>
        <w:pStyle w:val="Normal1"/>
        <w:spacing w:line="240" w:lineRule="auto"/>
      </w:pPr>
      <w:del w:id="137" w:author="jeffrey wallk" w:date="2014-03-13T19:54:00Z">
        <w:r w:rsidDel="007655D0">
          <w:rPr>
            <w:vertAlign w:val="superscript"/>
          </w:rPr>
          <w:footnoteRef/>
        </w:r>
        <w:r w:rsidDel="007655D0">
          <w:rPr>
            <w:sz w:val="20"/>
          </w:rPr>
          <w:delText xml:space="preserve"> </w:delText>
        </w:r>
        <w:r w:rsidDel="007655D0">
          <w:rPr>
            <w:rFonts w:ascii="Verdana" w:eastAsia="Verdana" w:hAnsi="Verdana" w:cs="Verdana"/>
            <w:shd w:val="clear" w:color="auto" w:fill="E9E9E9"/>
          </w:rPr>
          <w:delText xml:space="preserve">Source: Business Architecture Guild, </w:delText>
        </w:r>
        <w:r w:rsidDel="007655D0">
          <w:rPr>
            <w:rFonts w:ascii="Verdana" w:eastAsia="Verdana" w:hAnsi="Verdana" w:cs="Verdana"/>
            <w:i/>
            <w:shd w:val="clear" w:color="auto" w:fill="E9E9E9"/>
          </w:rPr>
          <w:delText>A Guide to the Business Architecture Body of Knowledge</w:delText>
        </w:r>
        <w:r w:rsidDel="007655D0">
          <w:rPr>
            <w:i/>
            <w:shd w:val="clear" w:color="auto" w:fill="E9E9E9"/>
          </w:rPr>
          <w:delText>™</w:delText>
        </w:r>
        <w:r w:rsidDel="007655D0">
          <w:rPr>
            <w:rFonts w:ascii="Verdana" w:eastAsia="Verdana" w:hAnsi="Verdana" w:cs="Verdana"/>
            <w:i/>
            <w:shd w:val="clear" w:color="auto" w:fill="E9E9E9"/>
          </w:rPr>
          <w:delText>, v 3.5 (BIZBOK™ Guide)</w:delText>
        </w:r>
        <w:r w:rsidDel="007655D0">
          <w:rPr>
            <w:rFonts w:ascii="Verdana" w:eastAsia="Verdana" w:hAnsi="Verdana" w:cs="Verdana"/>
            <w:shd w:val="clear" w:color="auto" w:fill="E9E9E9"/>
          </w:rPr>
          <w:delText>, 2013</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83D0D" w14:textId="77777777" w:rsidR="005D6BA0" w:rsidRDefault="005D6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6BAF6" w14:textId="77777777" w:rsidR="005D6BA0" w:rsidRDefault="005D6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0F9412" w14:textId="77777777" w:rsidR="005D6BA0" w:rsidRDefault="005D6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6BB"/>
    <w:multiLevelType w:val="multilevel"/>
    <w:tmpl w:val="93DE4B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244E7AC1"/>
    <w:multiLevelType w:val="multilevel"/>
    <w:tmpl w:val="2EA865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2E1049EE"/>
    <w:multiLevelType w:val="multilevel"/>
    <w:tmpl w:val="E3BC30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36C73609"/>
    <w:multiLevelType w:val="hybridMultilevel"/>
    <w:tmpl w:val="5A562B66"/>
    <w:lvl w:ilvl="0" w:tplc="4936FB84">
      <w:start w:val="1"/>
      <w:numFmt w:val="bullet"/>
      <w:lvlText w:val=""/>
      <w:lvlJc w:val="left"/>
      <w:pPr>
        <w:tabs>
          <w:tab w:val="num" w:pos="720"/>
        </w:tabs>
        <w:ind w:left="720" w:hanging="360"/>
      </w:pPr>
      <w:rPr>
        <w:rFonts w:ascii="Wingdings" w:hAnsi="Wingdings" w:hint="default"/>
      </w:rPr>
    </w:lvl>
    <w:lvl w:ilvl="1" w:tplc="9560FC9A" w:tentative="1">
      <w:start w:val="1"/>
      <w:numFmt w:val="bullet"/>
      <w:lvlText w:val=""/>
      <w:lvlJc w:val="left"/>
      <w:pPr>
        <w:tabs>
          <w:tab w:val="num" w:pos="1440"/>
        </w:tabs>
        <w:ind w:left="1440" w:hanging="360"/>
      </w:pPr>
      <w:rPr>
        <w:rFonts w:ascii="Wingdings" w:hAnsi="Wingdings" w:hint="default"/>
      </w:rPr>
    </w:lvl>
    <w:lvl w:ilvl="2" w:tplc="37C026F2" w:tentative="1">
      <w:start w:val="1"/>
      <w:numFmt w:val="bullet"/>
      <w:lvlText w:val=""/>
      <w:lvlJc w:val="left"/>
      <w:pPr>
        <w:tabs>
          <w:tab w:val="num" w:pos="2160"/>
        </w:tabs>
        <w:ind w:left="2160" w:hanging="360"/>
      </w:pPr>
      <w:rPr>
        <w:rFonts w:ascii="Wingdings" w:hAnsi="Wingdings" w:hint="default"/>
      </w:rPr>
    </w:lvl>
    <w:lvl w:ilvl="3" w:tplc="6390FC2C" w:tentative="1">
      <w:start w:val="1"/>
      <w:numFmt w:val="bullet"/>
      <w:lvlText w:val=""/>
      <w:lvlJc w:val="left"/>
      <w:pPr>
        <w:tabs>
          <w:tab w:val="num" w:pos="2880"/>
        </w:tabs>
        <w:ind w:left="2880" w:hanging="360"/>
      </w:pPr>
      <w:rPr>
        <w:rFonts w:ascii="Wingdings" w:hAnsi="Wingdings" w:hint="default"/>
      </w:rPr>
    </w:lvl>
    <w:lvl w:ilvl="4" w:tplc="AB22D364" w:tentative="1">
      <w:start w:val="1"/>
      <w:numFmt w:val="bullet"/>
      <w:lvlText w:val=""/>
      <w:lvlJc w:val="left"/>
      <w:pPr>
        <w:tabs>
          <w:tab w:val="num" w:pos="3600"/>
        </w:tabs>
        <w:ind w:left="3600" w:hanging="360"/>
      </w:pPr>
      <w:rPr>
        <w:rFonts w:ascii="Wingdings" w:hAnsi="Wingdings" w:hint="default"/>
      </w:rPr>
    </w:lvl>
    <w:lvl w:ilvl="5" w:tplc="36F80F34" w:tentative="1">
      <w:start w:val="1"/>
      <w:numFmt w:val="bullet"/>
      <w:lvlText w:val=""/>
      <w:lvlJc w:val="left"/>
      <w:pPr>
        <w:tabs>
          <w:tab w:val="num" w:pos="4320"/>
        </w:tabs>
        <w:ind w:left="4320" w:hanging="360"/>
      </w:pPr>
      <w:rPr>
        <w:rFonts w:ascii="Wingdings" w:hAnsi="Wingdings" w:hint="default"/>
      </w:rPr>
    </w:lvl>
    <w:lvl w:ilvl="6" w:tplc="C1B8626A" w:tentative="1">
      <w:start w:val="1"/>
      <w:numFmt w:val="bullet"/>
      <w:lvlText w:val=""/>
      <w:lvlJc w:val="left"/>
      <w:pPr>
        <w:tabs>
          <w:tab w:val="num" w:pos="5040"/>
        </w:tabs>
        <w:ind w:left="5040" w:hanging="360"/>
      </w:pPr>
      <w:rPr>
        <w:rFonts w:ascii="Wingdings" w:hAnsi="Wingdings" w:hint="default"/>
      </w:rPr>
    </w:lvl>
    <w:lvl w:ilvl="7" w:tplc="ECF06F06" w:tentative="1">
      <w:start w:val="1"/>
      <w:numFmt w:val="bullet"/>
      <w:lvlText w:val=""/>
      <w:lvlJc w:val="left"/>
      <w:pPr>
        <w:tabs>
          <w:tab w:val="num" w:pos="5760"/>
        </w:tabs>
        <w:ind w:left="5760" w:hanging="360"/>
      </w:pPr>
      <w:rPr>
        <w:rFonts w:ascii="Wingdings" w:hAnsi="Wingdings" w:hint="default"/>
      </w:rPr>
    </w:lvl>
    <w:lvl w:ilvl="8" w:tplc="B808985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66C6F"/>
    <w:multiLevelType w:val="multilevel"/>
    <w:tmpl w:val="6B4E0F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6AED5414"/>
    <w:multiLevelType w:val="hybridMultilevel"/>
    <w:tmpl w:val="AA32F2A8"/>
    <w:lvl w:ilvl="0" w:tplc="967ED27C">
      <w:start w:val="1"/>
      <w:numFmt w:val="bullet"/>
      <w:lvlText w:val=""/>
      <w:lvlJc w:val="left"/>
      <w:pPr>
        <w:tabs>
          <w:tab w:val="num" w:pos="720"/>
        </w:tabs>
        <w:ind w:left="720" w:hanging="360"/>
      </w:pPr>
      <w:rPr>
        <w:rFonts w:ascii="Wingdings" w:hAnsi="Wingdings" w:hint="default"/>
      </w:rPr>
    </w:lvl>
    <w:lvl w:ilvl="1" w:tplc="80D4AE6C" w:tentative="1">
      <w:start w:val="1"/>
      <w:numFmt w:val="bullet"/>
      <w:lvlText w:val=""/>
      <w:lvlJc w:val="left"/>
      <w:pPr>
        <w:tabs>
          <w:tab w:val="num" w:pos="1440"/>
        </w:tabs>
        <w:ind w:left="1440" w:hanging="360"/>
      </w:pPr>
      <w:rPr>
        <w:rFonts w:ascii="Wingdings" w:hAnsi="Wingdings" w:hint="default"/>
      </w:rPr>
    </w:lvl>
    <w:lvl w:ilvl="2" w:tplc="09D24158" w:tentative="1">
      <w:start w:val="1"/>
      <w:numFmt w:val="bullet"/>
      <w:lvlText w:val=""/>
      <w:lvlJc w:val="left"/>
      <w:pPr>
        <w:tabs>
          <w:tab w:val="num" w:pos="2160"/>
        </w:tabs>
        <w:ind w:left="2160" w:hanging="360"/>
      </w:pPr>
      <w:rPr>
        <w:rFonts w:ascii="Wingdings" w:hAnsi="Wingdings" w:hint="default"/>
      </w:rPr>
    </w:lvl>
    <w:lvl w:ilvl="3" w:tplc="4C98F77E" w:tentative="1">
      <w:start w:val="1"/>
      <w:numFmt w:val="bullet"/>
      <w:lvlText w:val=""/>
      <w:lvlJc w:val="left"/>
      <w:pPr>
        <w:tabs>
          <w:tab w:val="num" w:pos="2880"/>
        </w:tabs>
        <w:ind w:left="2880" w:hanging="360"/>
      </w:pPr>
      <w:rPr>
        <w:rFonts w:ascii="Wingdings" w:hAnsi="Wingdings" w:hint="default"/>
      </w:rPr>
    </w:lvl>
    <w:lvl w:ilvl="4" w:tplc="21B214DE" w:tentative="1">
      <w:start w:val="1"/>
      <w:numFmt w:val="bullet"/>
      <w:lvlText w:val=""/>
      <w:lvlJc w:val="left"/>
      <w:pPr>
        <w:tabs>
          <w:tab w:val="num" w:pos="3600"/>
        </w:tabs>
        <w:ind w:left="3600" w:hanging="360"/>
      </w:pPr>
      <w:rPr>
        <w:rFonts w:ascii="Wingdings" w:hAnsi="Wingdings" w:hint="default"/>
      </w:rPr>
    </w:lvl>
    <w:lvl w:ilvl="5" w:tplc="E3585F70" w:tentative="1">
      <w:start w:val="1"/>
      <w:numFmt w:val="bullet"/>
      <w:lvlText w:val=""/>
      <w:lvlJc w:val="left"/>
      <w:pPr>
        <w:tabs>
          <w:tab w:val="num" w:pos="4320"/>
        </w:tabs>
        <w:ind w:left="4320" w:hanging="360"/>
      </w:pPr>
      <w:rPr>
        <w:rFonts w:ascii="Wingdings" w:hAnsi="Wingdings" w:hint="default"/>
      </w:rPr>
    </w:lvl>
    <w:lvl w:ilvl="6" w:tplc="E126F43C" w:tentative="1">
      <w:start w:val="1"/>
      <w:numFmt w:val="bullet"/>
      <w:lvlText w:val=""/>
      <w:lvlJc w:val="left"/>
      <w:pPr>
        <w:tabs>
          <w:tab w:val="num" w:pos="5040"/>
        </w:tabs>
        <w:ind w:left="5040" w:hanging="360"/>
      </w:pPr>
      <w:rPr>
        <w:rFonts w:ascii="Wingdings" w:hAnsi="Wingdings" w:hint="default"/>
      </w:rPr>
    </w:lvl>
    <w:lvl w:ilvl="7" w:tplc="2AB6DA7C" w:tentative="1">
      <w:start w:val="1"/>
      <w:numFmt w:val="bullet"/>
      <w:lvlText w:val=""/>
      <w:lvlJc w:val="left"/>
      <w:pPr>
        <w:tabs>
          <w:tab w:val="num" w:pos="5760"/>
        </w:tabs>
        <w:ind w:left="5760" w:hanging="360"/>
      </w:pPr>
      <w:rPr>
        <w:rFonts w:ascii="Wingdings" w:hAnsi="Wingdings" w:hint="default"/>
      </w:rPr>
    </w:lvl>
    <w:lvl w:ilvl="8" w:tplc="4442E9DA"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ffrey Wallk">
    <w15:presenceInfo w15:providerId="None" w15:userId="Jeffrey Wall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3928B5"/>
    <w:rsid w:val="00016503"/>
    <w:rsid w:val="00070900"/>
    <w:rsid w:val="00212694"/>
    <w:rsid w:val="00246ED5"/>
    <w:rsid w:val="00364B7B"/>
    <w:rsid w:val="003928B5"/>
    <w:rsid w:val="00444F04"/>
    <w:rsid w:val="00494839"/>
    <w:rsid w:val="00525BC0"/>
    <w:rsid w:val="005D6BA0"/>
    <w:rsid w:val="005E49C7"/>
    <w:rsid w:val="00604604"/>
    <w:rsid w:val="006E7C83"/>
    <w:rsid w:val="00761DAB"/>
    <w:rsid w:val="007655D0"/>
    <w:rsid w:val="007D632A"/>
    <w:rsid w:val="00B01E29"/>
    <w:rsid w:val="00C26B0D"/>
    <w:rsid w:val="00D80119"/>
    <w:rsid w:val="00DA7712"/>
    <w:rsid w:val="00F6438D"/>
    <w:rsid w:val="00F83555"/>
    <w:rsid w:val="00FD6DE0"/>
    <w:rsid w:val="00FF19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0DDDA4"/>
  <w15:docId w15:val="{8E92874D-BF2E-584D-AF76-A3181108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rFonts w:ascii="Arial" w:eastAsia="Arial" w:hAnsi="Arial" w:cs="Arial"/>
      <w:color w:val="000000"/>
      <w:sz w:val="22"/>
    </w:rPr>
  </w:style>
  <w:style w:type="paragraph" w:styleId="Title">
    <w:name w:val="Title"/>
    <w:basedOn w:val="Normal1"/>
    <w:next w:val="Normal1"/>
    <w:pPr>
      <w:keepNext/>
      <w:keepLines/>
      <w:contextualSpacing/>
    </w:pPr>
    <w:rPr>
      <w:rFonts w:ascii="Trebuchet MS" w:eastAsia="Trebuchet MS" w:hAnsi="Trebuchet MS" w:cs="Trebuchet MS"/>
      <w:sz w:val="42"/>
    </w:rPr>
  </w:style>
  <w:style w:type="paragraph" w:styleId="Subtitle">
    <w:name w:val="Subtitle"/>
    <w:basedOn w:val="Normal1"/>
    <w:next w:val="Normal1"/>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character" w:styleId="Hyperlink">
    <w:name w:val="Hyperlink"/>
    <w:basedOn w:val="DefaultParagraphFont"/>
    <w:uiPriority w:val="99"/>
    <w:unhideWhenUsed/>
    <w:rsid w:val="00444F04"/>
    <w:rPr>
      <w:color w:val="0000FF" w:themeColor="hyperlink"/>
      <w:u w:val="single"/>
    </w:rPr>
  </w:style>
  <w:style w:type="character" w:styleId="FollowedHyperlink">
    <w:name w:val="FollowedHyperlink"/>
    <w:basedOn w:val="DefaultParagraphFont"/>
    <w:uiPriority w:val="99"/>
    <w:semiHidden/>
    <w:unhideWhenUsed/>
    <w:rsid w:val="00444F04"/>
    <w:rPr>
      <w:color w:val="800080" w:themeColor="followedHyperlink"/>
      <w:u w:val="single"/>
    </w:rPr>
  </w:style>
  <w:style w:type="paragraph" w:styleId="Header">
    <w:name w:val="header"/>
    <w:basedOn w:val="Normal"/>
    <w:link w:val="HeaderChar"/>
    <w:uiPriority w:val="99"/>
    <w:unhideWhenUsed/>
    <w:rsid w:val="005D6BA0"/>
    <w:pPr>
      <w:tabs>
        <w:tab w:val="center" w:pos="4680"/>
        <w:tab w:val="right" w:pos="9360"/>
      </w:tabs>
    </w:pPr>
  </w:style>
  <w:style w:type="character" w:customStyle="1" w:styleId="HeaderChar">
    <w:name w:val="Header Char"/>
    <w:basedOn w:val="DefaultParagraphFont"/>
    <w:link w:val="Header"/>
    <w:uiPriority w:val="99"/>
    <w:rsid w:val="005D6BA0"/>
  </w:style>
  <w:style w:type="paragraph" w:styleId="Footer">
    <w:name w:val="footer"/>
    <w:basedOn w:val="Normal"/>
    <w:link w:val="FooterChar"/>
    <w:uiPriority w:val="99"/>
    <w:unhideWhenUsed/>
    <w:rsid w:val="005D6BA0"/>
    <w:pPr>
      <w:tabs>
        <w:tab w:val="center" w:pos="4680"/>
        <w:tab w:val="right" w:pos="9360"/>
      </w:tabs>
    </w:pPr>
  </w:style>
  <w:style w:type="character" w:customStyle="1" w:styleId="FooterChar">
    <w:name w:val="Footer Char"/>
    <w:basedOn w:val="DefaultParagraphFont"/>
    <w:link w:val="Footer"/>
    <w:uiPriority w:val="99"/>
    <w:rsid w:val="005D6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9</Pages>
  <Words>4676</Words>
  <Characters>26654</Characters>
  <Application>Microsoft Office Word</Application>
  <DocSecurity>0</DocSecurity>
  <Lines>222</Lines>
  <Paragraphs>62</Paragraphs>
  <ScaleCrop>false</ScaleCrop>
  <Company>The Value Enablement Group, LLC.</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(Requirements).docx</dc:title>
  <cp:lastModifiedBy>Jeffrey Wallk</cp:lastModifiedBy>
  <cp:revision>8</cp:revision>
  <dcterms:created xsi:type="dcterms:W3CDTF">2014-03-13T11:11:00Z</dcterms:created>
  <dcterms:modified xsi:type="dcterms:W3CDTF">2019-04-11T05:31:00Z</dcterms:modified>
</cp:coreProperties>
</file>