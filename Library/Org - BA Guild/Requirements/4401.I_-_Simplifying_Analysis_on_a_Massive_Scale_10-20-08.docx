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customXml/itemProps5.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95CA7" w:rsidRDefault="00DF5E0F" w:rsidP="00DF5E0F">
      <w:pPr>
        <w:pStyle w:val="Heading1"/>
      </w:pPr>
      <w:r>
        <w:t>Simplifying Analysis on a Massive Scale</w:t>
      </w:r>
    </w:p>
    <w:p w:rsidR="00DF5E0F" w:rsidRPr="00383BE3" w:rsidRDefault="00B77C06" w:rsidP="00383BE3">
      <w:pPr>
        <w:rPr>
          <w:i/>
        </w:rPr>
      </w:pPr>
      <w:r>
        <w:rPr>
          <w:i/>
        </w:rPr>
        <w:t xml:space="preserve">Part I of a 4 part series:  </w:t>
      </w:r>
      <w:r w:rsidR="00DF5E0F" w:rsidRPr="00383BE3">
        <w:rPr>
          <w:i/>
        </w:rPr>
        <w:t>QlikView</w:t>
      </w:r>
      <w:r w:rsidR="00295CA7" w:rsidRPr="00383BE3">
        <w:rPr>
          <w:i/>
        </w:rPr>
        <w:t xml:space="preserve"> – Powerful Performance and Scalability</w:t>
      </w:r>
    </w:p>
    <w:p w:rsidR="00383BE3" w:rsidRDefault="00383BE3" w:rsidP="00383BE3">
      <w:pPr>
        <w:pStyle w:val="Heading3"/>
      </w:pPr>
      <w:r w:rsidRPr="00B77C06">
        <w:rPr>
          <w:color w:val="0000FF"/>
        </w:rPr>
        <w:t>The Need</w:t>
      </w:r>
      <w:r w:rsidR="00B77C06" w:rsidRPr="00B77C06">
        <w:rPr>
          <w:color w:val="0000FF"/>
        </w:rPr>
        <w:t>:</w:t>
      </w:r>
      <w:r w:rsidR="00B77C06">
        <w:t xml:space="preserve">  Business Intelligence with Performance and Scalability</w:t>
      </w:r>
    </w:p>
    <w:p w:rsidR="00422858" w:rsidRDefault="00295CA7">
      <w:r>
        <w:t>As organizations come under “increasing pressure to invest in technologies that drive business transformation and strategic change,”</w:t>
      </w:r>
      <w:r>
        <w:rPr>
          <w:rStyle w:val="FootnoteReference"/>
        </w:rPr>
        <w:footnoteReference w:id="1"/>
      </w:r>
      <w:r>
        <w:t xml:space="preserve"> the need for business intelligence platforms continues to grow.  </w:t>
      </w:r>
      <w:r w:rsidR="00245B8A">
        <w:t>Among trends noted by Gartner</w:t>
      </w:r>
      <w:r w:rsidR="00422858">
        <w:t xml:space="preserve"> Research</w:t>
      </w:r>
      <w:r w:rsidR="00245B8A">
        <w:t>, is the “’Consumerization’ of information, meaning that “users are becoming increasingly savvy in using and manipulating information to their advantage.”</w:t>
      </w:r>
      <w:r w:rsidR="00245B8A">
        <w:rPr>
          <w:rStyle w:val="FootnoteReference"/>
        </w:rPr>
        <w:footnoteReference w:id="2"/>
      </w:r>
      <w:r w:rsidR="00245B8A">
        <w:t xml:space="preserve">  </w:t>
      </w:r>
    </w:p>
    <w:p w:rsidR="00422858" w:rsidRDefault="00422858"/>
    <w:p w:rsidR="00295CA7" w:rsidRDefault="00245B8A">
      <w:r>
        <w:t xml:space="preserve">With more and more users in organizations demanding immediate access to large volumes of data to make informed, intelligent decisions, the use of business intelligence applications </w:t>
      </w:r>
      <w:r w:rsidR="00422858">
        <w:t xml:space="preserve">continues </w:t>
      </w:r>
      <w:r w:rsidR="00260BA8">
        <w:t>to</w:t>
      </w:r>
      <w:r>
        <w:t xml:space="preserve"> spread across organizations.  To support this wide spread dissemination and usage of BI applications across organizations, </w:t>
      </w:r>
      <w:r w:rsidR="00422858">
        <w:t>requires</w:t>
      </w:r>
      <w:r>
        <w:t xml:space="preserve"> that platforms deployed have the most robust performance and scalability possible.   </w:t>
      </w:r>
    </w:p>
    <w:p w:rsidR="00245B8A" w:rsidRDefault="00245B8A"/>
    <w:p w:rsidR="00BF3D4F" w:rsidRDefault="00BF3D4F">
      <w:r>
        <w:t xml:space="preserve">Enter, QlikView - </w:t>
      </w:r>
      <w:r w:rsidR="00245B8A">
        <w:t>QlikTech’s business intelligence platform – the “coolest vendor in BI right now,” according to the latest Gartner Magic Quadrant for Business Intelligence Platforms 2008.</w:t>
      </w:r>
      <w:r w:rsidR="00245B8A">
        <w:rPr>
          <w:rStyle w:val="FootnoteReference"/>
        </w:rPr>
        <w:footnoteReference w:id="3"/>
      </w:r>
      <w:r w:rsidR="00422858">
        <w:t xml:space="preserve">  </w:t>
      </w:r>
    </w:p>
    <w:p w:rsidR="00383BE3" w:rsidRDefault="00383BE3"/>
    <w:p w:rsidR="00383BE3" w:rsidRDefault="00383BE3" w:rsidP="00383BE3">
      <w:pPr>
        <w:pStyle w:val="Heading3"/>
      </w:pPr>
      <w:r w:rsidRPr="00B77C06">
        <w:rPr>
          <w:color w:val="0000FF"/>
        </w:rPr>
        <w:t>QlikView:</w:t>
      </w:r>
      <w:r>
        <w:t xml:space="preserve">  Meeting Massive Scalability and Performance </w:t>
      </w:r>
      <w:r w:rsidR="00260BA8">
        <w:t>Requirements</w:t>
      </w:r>
    </w:p>
    <w:p w:rsidR="00BF3D4F" w:rsidRDefault="00BF3D4F"/>
    <w:p w:rsidR="00BF3D4F" w:rsidRDefault="00BF3D4F" w:rsidP="00BF3D4F">
      <w:r>
        <w:t xml:space="preserve">A leader in the business intelligence marketplace for many years, “QlikTech is </w:t>
      </w:r>
      <w:r w:rsidR="00260BA8">
        <w:t>business</w:t>
      </w:r>
      <w:r>
        <w:t xml:space="preserve"> intelligence visionary with a focus on simplifying analysis. Its innovative use of technologies like in-memory analytics, interactive visualization and visual development make it very compelling to users.”</w:t>
      </w:r>
      <w:r>
        <w:rPr>
          <w:rStyle w:val="FootnoteReference"/>
        </w:rPr>
        <w:footnoteReference w:id="4"/>
      </w:r>
      <w:r>
        <w:t xml:space="preserve">  QlikView, first developed in 1993, was built on the premise that data should be loaded into memory and all calculations should be performed when requested and not prior to demand.   </w:t>
      </w:r>
    </w:p>
    <w:p w:rsidR="00BF3D4F" w:rsidRDefault="00BF3D4F"/>
    <w:p w:rsidR="00245B8A" w:rsidRDefault="00BF3D4F">
      <w:r>
        <w:t>The success of “</w:t>
      </w:r>
      <w:r w:rsidR="00422858">
        <w:t xml:space="preserve">QlikView’s </w:t>
      </w:r>
      <w:r>
        <w:t>in-memory data model, automated data integration and a graphical analytical environment have attracted customers looking for both ease of use and highly scalable functionality.”</w:t>
      </w:r>
      <w:r>
        <w:rPr>
          <w:rStyle w:val="FootnoteReference"/>
        </w:rPr>
        <w:footnoteReference w:id="5"/>
      </w:r>
      <w:r>
        <w:t xml:space="preserve">  </w:t>
      </w:r>
      <w:r w:rsidR="00FF5706">
        <w:t>Rapid deployment</w:t>
      </w:r>
      <w:r>
        <w:t xml:space="preserve"> and highly scalable functionality; two trademarks of the QlikView platform</w:t>
      </w:r>
      <w:r w:rsidR="00FF5706">
        <w:t xml:space="preserve">, </w:t>
      </w:r>
      <w:r>
        <w:t>make it the powerhouse it is today.</w:t>
      </w:r>
    </w:p>
    <w:p w:rsidR="00BF3D4F" w:rsidRDefault="00BF3D4F"/>
    <w:p w:rsidR="00BF3D4F" w:rsidRDefault="00FF5706">
      <w:r>
        <w:t xml:space="preserve">QlikTech’s </w:t>
      </w:r>
      <w:r w:rsidR="00BF3D4F">
        <w:t xml:space="preserve">significant partnership with Intel Corporation, </w:t>
      </w:r>
      <w:r>
        <w:t xml:space="preserve">has given the company access to the latest Xeon platform on </w:t>
      </w:r>
      <w:r w:rsidR="00985FF7">
        <w:t xml:space="preserve">an </w:t>
      </w:r>
      <w:r>
        <w:t xml:space="preserve">ongoing basis.  </w:t>
      </w:r>
      <w:r w:rsidR="00BF3D4F">
        <w:t xml:space="preserve">QlikTech was provided with the latest multiprocessor, dual core processor platform equipped with several gigabytes of RAM.  </w:t>
      </w:r>
      <w:r w:rsidR="00985FF7">
        <w:t xml:space="preserve">A record-breaking, industry milestone was achieved.  </w:t>
      </w:r>
      <w:r>
        <w:t xml:space="preserve">Advances in hardware technology, made </w:t>
      </w:r>
      <w:r w:rsidR="00985FF7">
        <w:t xml:space="preserve">it </w:t>
      </w:r>
      <w:r>
        <w:t xml:space="preserve">possible </w:t>
      </w:r>
      <w:r w:rsidR="00985FF7">
        <w:t>for</w:t>
      </w:r>
      <w:r>
        <w:t xml:space="preserve"> QlikView 7.0 to load </w:t>
      </w:r>
      <w:r w:rsidR="00577B49">
        <w:t>one (1) billion records for online, ad-hoc analysis.  Today, with the most recent QlikView 8.5 release, QlikView is able to handle billion</w:t>
      </w:r>
      <w:r w:rsidR="00985FF7">
        <w:t>s of</w:t>
      </w:r>
      <w:r w:rsidR="00577B49">
        <w:t xml:space="preserve"> records with speed, grace, and exceptional facility.  </w:t>
      </w:r>
    </w:p>
    <w:p w:rsidR="00267DAC" w:rsidRDefault="00267DAC"/>
    <w:p w:rsidR="00267DAC" w:rsidRDefault="00267DAC">
      <w:r>
        <w:t xml:space="preserve">This is significant in terms of customer requirements for BI systems to handle massive amounts of data while scaling and performing according to expectation.  Today, industries require processing of massive volumes of data, access to and analysis of large volumes of data in </w:t>
      </w:r>
      <w:r w:rsidRPr="00267DAC">
        <w:rPr>
          <w:b/>
        </w:rPr>
        <w:t>seconds</w:t>
      </w:r>
      <w:r>
        <w:t xml:space="preserve"> rather than days, weeks, or months</w:t>
      </w:r>
      <w:r w:rsidR="00A81CA9">
        <w:t xml:space="preserve">.  </w:t>
      </w:r>
      <w:r>
        <w:t xml:space="preserve">Traditional </w:t>
      </w:r>
      <w:r w:rsidR="00A81CA9">
        <w:t>business intelligence technology cannot handle this need.  Processing</w:t>
      </w:r>
      <w:r>
        <w:t xml:space="preserve"> massive amounts of data</w:t>
      </w:r>
      <w:r w:rsidR="00A81CA9">
        <w:t xml:space="preserve"> requires an immediacy and capability only available with a leader like QlikTech can provide.  The dream of “BI for everyone on a class of hardware for </w:t>
      </w:r>
      <w:r w:rsidR="00260BA8">
        <w:t>anyone”</w:t>
      </w:r>
      <w:r w:rsidR="00A81CA9">
        <w:t xml:space="preserve"> is a reality with QlikView.</w:t>
      </w:r>
      <w:r w:rsidR="00A81CA9">
        <w:rPr>
          <w:rStyle w:val="FootnoteReference"/>
        </w:rPr>
        <w:footnoteReference w:id="6"/>
      </w:r>
    </w:p>
    <w:p w:rsidR="00295CA7" w:rsidRDefault="00295CA7"/>
    <w:p w:rsidR="00295CA7" w:rsidRPr="00577B49" w:rsidRDefault="00BE2C89" w:rsidP="00577B49">
      <w:pPr>
        <w:pStyle w:val="Heading3"/>
      </w:pPr>
      <w:r w:rsidRPr="00B77C06">
        <w:rPr>
          <w:color w:val="0000FF"/>
        </w:rPr>
        <w:lastRenderedPageBreak/>
        <w:t>Requirement:</w:t>
      </w:r>
      <w:r>
        <w:t xml:space="preserve">  </w:t>
      </w:r>
      <w:r w:rsidR="00577B49" w:rsidRPr="00577B49">
        <w:t>Handling Huge Data Volumes</w:t>
      </w:r>
      <w:r w:rsidR="00853091">
        <w:t xml:space="preserve"> </w:t>
      </w:r>
    </w:p>
    <w:p w:rsidR="00907120" w:rsidRDefault="00577B49">
      <w:r>
        <w:t xml:space="preserve">Think your data volume is too large for QlikView to handle?  This is a frequently asked question by many prospects who need their business intelligence platform to scale.  </w:t>
      </w:r>
      <w:r w:rsidR="00907120">
        <w:t xml:space="preserve">The simple answer is that QlikView most assuredly, can handle whatever you provide in the way of data volumes.  </w:t>
      </w:r>
    </w:p>
    <w:p w:rsidR="00907120" w:rsidRDefault="00907120"/>
    <w:p w:rsidR="00577B49" w:rsidRDefault="00907120">
      <w:r>
        <w:t>QlikView customers include companies from across a wide variety of industries with enormous data volumes and have proven repeatedly that QlikView can handle whatever they need it to handle.  From manufacturing, pharmaceutical, insurance and service organizations, whatever the industry, whatever the need, QlikView has been shown to handle huge data volumes.</w:t>
      </w:r>
    </w:p>
    <w:p w:rsidR="00907120" w:rsidRDefault="00907120"/>
    <w:p w:rsidR="00907120" w:rsidRDefault="00907120">
      <w:r>
        <w:t xml:space="preserve">When a major manufacturing company in the Midwestern part of the </w:t>
      </w:r>
      <w:smartTag w:uri="urn:schemas-microsoft-com:office:smarttags" w:element="place">
        <w:smartTag w:uri="urn:schemas-microsoft-com:office:smarttags" w:element="country-region">
          <w:r>
            <w:t>United States</w:t>
          </w:r>
        </w:smartTag>
      </w:smartTag>
      <w:r>
        <w:t xml:space="preserve"> needed a high performing, scalable business intelligence platform, they selected QlikView.  With billions of dollars in world wide sales, thousands of innovative products used in dozens of diverse markets,  in multiple countries around the world, and with thousands of employees, this company was challenged with their current business intelligence tools, inflexible Six Sigma project demands and a need to provide product margin analyses.  With an increased need to show responsiveness to business demands, the organization deployed QlikView to more than 6,000 users across most functions world wide.  </w:t>
      </w:r>
    </w:p>
    <w:p w:rsidR="00907120" w:rsidRDefault="00907120"/>
    <w:p w:rsidR="00907120" w:rsidRDefault="00907120">
      <w:r>
        <w:t xml:space="preserve">Using QlikView Server 8.20 and QlikView Publisher with three development/lab servers, and drawing data from Teradata, SQL Server, DB2,and Sybase, the company now uses QlikView for sales analysis, supply chain analysis, IT analysis, and Six Sigma analysis.  For Sales Analysis and Reporting </w:t>
      </w:r>
      <w:r w:rsidR="00853091">
        <w:t>needs, the company used QlikView to take two master documents in the 500 MB range (on high compression),load 500 million rows, 300 columns of data on a given day of the week and in an 18 hour window, create 1,800 user documents through QlikView Publisher during the weekend timeframes, with 400 documents run daily.  With this large, global deployment of QlikView, the company reported a 75% reduction in time required for information analysis, higher visibility into the performance of Six Sigma projects, and improved inventory levels to more closely align with actual sales.</w:t>
      </w:r>
    </w:p>
    <w:p w:rsidR="00853091" w:rsidRDefault="00BE2C89" w:rsidP="00853091">
      <w:pPr>
        <w:pStyle w:val="Heading3"/>
      </w:pPr>
      <w:r w:rsidRPr="00B77C06">
        <w:rPr>
          <w:color w:val="0000FF"/>
        </w:rPr>
        <w:t>Requirement:</w:t>
      </w:r>
      <w:r>
        <w:t xml:space="preserve">  </w:t>
      </w:r>
      <w:r w:rsidR="00B77C06">
        <w:t xml:space="preserve">Deliver </w:t>
      </w:r>
      <w:r w:rsidR="00853091">
        <w:t>Performance and Scalability</w:t>
      </w:r>
      <w:r>
        <w:t xml:space="preserve"> </w:t>
      </w:r>
      <w:r w:rsidR="00B77C06">
        <w:t>Immediately</w:t>
      </w:r>
    </w:p>
    <w:p w:rsidR="00836795" w:rsidRDefault="00836795">
      <w:r>
        <w:t xml:space="preserve">Customers utilizing business intelligence platforms expect the functionality of information delivery, integration, and analysis as a given.  </w:t>
      </w:r>
      <w:r w:rsidR="00853091">
        <w:t xml:space="preserve">Today, they need more than that.  They need performance and scalability.  </w:t>
      </w:r>
    </w:p>
    <w:p w:rsidR="00836795" w:rsidRDefault="00836795"/>
    <w:p w:rsidR="00823027" w:rsidRDefault="00F26A56">
      <w:r>
        <w:t>QlikView 8.5 extends deployments to larger user populations and the use of larger data volumes</w:t>
      </w:r>
      <w:r w:rsidR="00853091">
        <w:t xml:space="preserve"> beyond anything seen in the industry</w:t>
      </w:r>
      <w:r>
        <w:t>.  The platform works within standards-driven corporate IT departments.  QlikView continues to be used for large enterprise wide deployments</w:t>
      </w:r>
      <w:r w:rsidR="00853091">
        <w:t xml:space="preserve"> with one instance of QlikView a</w:t>
      </w:r>
      <w:r>
        <w:t>s the system of record for BI metadata and BI applications.  QlikView is used by small to medium sized businesses, and in enterprise wide deployments, not only to assist organizations gain access to date through other systems, but as the complete alternative solution to other competitive BI platforms.</w:t>
      </w:r>
    </w:p>
    <w:p w:rsidR="00853091" w:rsidRDefault="00853091"/>
    <w:p w:rsidR="00853091" w:rsidRDefault="00853091">
      <w:r>
        <w:t xml:space="preserve">When an industry-leading, research-based biomedical and </w:t>
      </w:r>
      <w:r>
        <w:rPr>
          <w:rStyle w:val="yshortcuts"/>
        </w:rPr>
        <w:t>pharmaceutical company, h</w:t>
      </w:r>
      <w:r>
        <w:t xml:space="preserve">eadquartered in the </w:t>
      </w:r>
      <w:smartTag w:uri="urn:schemas-microsoft-com:office:smarttags" w:element="place">
        <w:smartTag w:uri="urn:schemas-microsoft-com:office:smarttags" w:element="State">
          <w:r>
            <w:t>New York</w:t>
          </w:r>
        </w:smartTag>
      </w:smartTag>
      <w:r>
        <w:t xml:space="preserve"> metro area, needed a high performance, scalable business intelligence platform, they turned to QlikView.  The company had encountered process and scalability limitations with </w:t>
      </w:r>
      <w:r>
        <w:rPr>
          <w:rStyle w:val="yshortcuts"/>
        </w:rPr>
        <w:t>traditional Business Intelligence tools</w:t>
      </w:r>
      <w:r>
        <w:t xml:space="preserve"> and technologies.  Additionally, they were challenged with implementing ad hoc, short cycle analysis of data on 1.2 million prescribing customers and prospects; 3000 plus, medical practice groups; 150 plus competitive products; 24 months of historical data; and billions of rows of prescription activity data.  </w:t>
      </w:r>
    </w:p>
    <w:p w:rsidR="00853091" w:rsidRDefault="00853091"/>
    <w:p w:rsidR="00853091" w:rsidRDefault="00853091">
      <w:r>
        <w:t xml:space="preserve">Given the need for state-of-the art, large scale automated reporting and the requirement for increased speed and flexibility to access information and data, they looked beyond older, traditional Business Intelligence tools to QlikView's in-memory capabilities.  </w:t>
      </w:r>
    </w:p>
    <w:p w:rsidR="00853091" w:rsidRDefault="00853091"/>
    <w:p w:rsidR="00BE2C89" w:rsidRDefault="00853091">
      <w:r>
        <w:t xml:space="preserve">QlikView was identified as "the only viable technology," that could address their user Business Intelligence needs.  They deployed QlikView to over 350 users, with a plan for expansion to over </w:t>
      </w:r>
      <w:r>
        <w:lastRenderedPageBreak/>
        <w:t xml:space="preserve">2,000 users, across three functions in the </w:t>
      </w:r>
      <w:smartTag w:uri="urn:schemas-microsoft-com:office:smarttags" w:element="place">
        <w:smartTag w:uri="urn:schemas-microsoft-com:office:smarttags" w:element="country-region">
          <w:r>
            <w:t>United States</w:t>
          </w:r>
        </w:smartTag>
      </w:smartTag>
      <w:r>
        <w:t xml:space="preserve">.  QlikView applications are used to analyze sales, marketing, and financial information and data to provide timely, accurate results to end users.  They were able to rapidly deploy its QlikView for complex sales implementation in 8 weeks.  </w:t>
      </w:r>
    </w:p>
    <w:p w:rsidR="00BE2C89" w:rsidRDefault="00BE2C89"/>
    <w:p w:rsidR="00B77C06" w:rsidRDefault="00853091">
      <w:r>
        <w:t xml:space="preserve">Today, they leverages QlikView to </w:t>
      </w:r>
      <w:r>
        <w:rPr>
          <w:rStyle w:val="yshortcuts"/>
        </w:rPr>
        <w:t>aggregate data</w:t>
      </w:r>
      <w:r>
        <w:t xml:space="preserve"> from SAP, Siebel, Business Objects, Oracle and market databases such as IMS, and handles billions of records in data volume.  The return on investment from this deployment is projected at $1.2 million annually in Information Technology cost savings.</w:t>
      </w:r>
    </w:p>
    <w:p w:rsidR="00B77C06" w:rsidRDefault="00B77C06" w:rsidP="00B77C06">
      <w:pPr>
        <w:pStyle w:val="Heading3"/>
      </w:pPr>
      <w:r w:rsidRPr="00B77C06">
        <w:rPr>
          <w:color w:val="0000FF"/>
        </w:rPr>
        <w:t>Requirement:</w:t>
      </w:r>
      <w:r>
        <w:t xml:space="preserve">  Handle Millions of Records in Seconds</w:t>
      </w:r>
    </w:p>
    <w:p w:rsidR="00AD3333" w:rsidRDefault="00985FF7" w:rsidP="00AD3333">
      <w:r>
        <w:t>A company in the</w:t>
      </w:r>
      <w:r w:rsidR="00AD3333">
        <w:t xml:space="preserve"> healthcare </w:t>
      </w:r>
      <w:r>
        <w:t xml:space="preserve">industry </w:t>
      </w:r>
      <w:r w:rsidR="00AD3333">
        <w:t xml:space="preserve">covering every hospital and more than 98%of physicians and pharmacies in </w:t>
      </w:r>
      <w:r>
        <w:t xml:space="preserve">a Midwestern state in the </w:t>
      </w:r>
      <w:smartTag w:uri="urn:schemas-microsoft-com:office:smarttags" w:element="place">
        <w:smartTag w:uri="urn:schemas-microsoft-com:office:smarttags" w:element="country-region">
          <w:r>
            <w:t>United States</w:t>
          </w:r>
        </w:smartTag>
      </w:smartTag>
      <w:r>
        <w:t xml:space="preserve"> needed help.  The company</w:t>
      </w:r>
      <w:r w:rsidR="00AD3333">
        <w:t xml:space="preserve"> has been a healthcare leader in </w:t>
      </w:r>
      <w:r>
        <w:t>its state</w:t>
      </w:r>
      <w:r w:rsidR="00AD3333">
        <w:t xml:space="preserve"> for over 20 years</w:t>
      </w:r>
      <w:r>
        <w:t>, managing</w:t>
      </w:r>
      <w:r w:rsidR="00AD3333">
        <w:t xml:space="preserve"> hundreds of millions of records on subscribers, coverage, providers, premiums, claims, and payments.  </w:t>
      </w:r>
    </w:p>
    <w:p w:rsidR="00AD3333" w:rsidRDefault="00AD3333" w:rsidP="00AD3333"/>
    <w:p w:rsidR="00AD3333" w:rsidRDefault="00AD3333" w:rsidP="00AD3333">
      <w:r>
        <w:t xml:space="preserve">To overcome the paradox of being “data rich and information poor,” alleviate IT queues delaying reports directly affecting service provision, and the need to seek alternative methods for processing enormous volumes of data, </w:t>
      </w:r>
      <w:r w:rsidR="00985FF7">
        <w:t xml:space="preserve">the company </w:t>
      </w:r>
      <w:r>
        <w:t xml:space="preserve">implemented QlikView 64-bit applications running on Intel x64 Xeon processor with 22 GB of RAM and SQL Server 2005 for claims processing, policy underwriting, and business performance.  Data sources were primarily from SQL Server, Unidata, Pervasive, Oracle, Access, and Paradox.  </w:t>
      </w:r>
    </w:p>
    <w:p w:rsidR="00AD3333" w:rsidRDefault="00AD3333" w:rsidP="00AD3333"/>
    <w:p w:rsidR="00AD3333" w:rsidRDefault="00AD3333" w:rsidP="00AD3333">
      <w:r>
        <w:t xml:space="preserve">According to </w:t>
      </w:r>
      <w:r w:rsidR="00D8229E">
        <w:t>the company’s</w:t>
      </w:r>
      <w:r>
        <w:t>, Director of Decision Support Systems</w:t>
      </w:r>
      <w:del w:id="4" w:author="Amy Finn" w:date="2008-10-20T16:26:00Z">
        <w:r w:rsidDel="0079498A">
          <w:delText xml:space="preserve"> for Dakotacare</w:delText>
        </w:r>
      </w:del>
      <w:r>
        <w:t>, “QlikView analyses our claims data of 140 million records with hundreds of columns of detail in seconds, and presents information visually.”  The results of using QlikView allowed customer representatives to be more responsive, improved information access and accuracy across the company, and increased provider and customer satisfaction.</w:t>
      </w:r>
    </w:p>
    <w:p w:rsidR="00AD3333" w:rsidRDefault="00AD3333" w:rsidP="00AD3333">
      <w:pPr>
        <w:pStyle w:val="Heading3"/>
      </w:pPr>
      <w:r w:rsidRPr="00AD3333">
        <w:rPr>
          <w:color w:val="0000FF"/>
        </w:rPr>
        <w:t xml:space="preserve">Requirement:  </w:t>
      </w:r>
      <w:r>
        <w:t>Process Millions of Records per Month Reliably</w:t>
      </w:r>
    </w:p>
    <w:p w:rsidR="00AD3333" w:rsidRDefault="00D8229E" w:rsidP="00AD3333">
      <w:r>
        <w:t xml:space="preserve">When </w:t>
      </w:r>
      <w:r w:rsidR="00AD3333">
        <w:t xml:space="preserve">one of </w:t>
      </w:r>
      <w:smartTag w:uri="urn:schemas-microsoft-com:office:smarttags" w:element="place">
        <w:smartTag w:uri="urn:schemas-microsoft-com:office:smarttags" w:element="country-region">
          <w:r w:rsidR="00AD3333">
            <w:t>Germany</w:t>
          </w:r>
        </w:smartTag>
      </w:smartTag>
      <w:r w:rsidR="00AD3333">
        <w:t>’s biggest regional telecommunications companies and has more than 340,000 customers</w:t>
      </w:r>
      <w:r>
        <w:t xml:space="preserve"> needed help, they contacted QlikTech</w:t>
      </w:r>
      <w:r w:rsidR="00AD3333">
        <w:t xml:space="preserve">. The 100-percent subsidiary of the utility EWE AG offers all telecommunications services from a single source in Lower Saxony, Bremen and parts of </w:t>
      </w:r>
      <w:smartTag w:uri="urn:schemas-microsoft-com:office:smarttags" w:element="place">
        <w:smartTag w:uri="urn:schemas-microsoft-com:office:smarttags" w:element="State">
          <w:r w:rsidR="00AD3333">
            <w:t>Brandenburg</w:t>
          </w:r>
        </w:smartTag>
      </w:smartTag>
      <w:r w:rsidR="00AD3333">
        <w:t>: DSL, telephony and mobile communications as well as high-quality corporate solutions, from traditional telecommunications systems to integrated network and IT solutions. Founded in 1996 with four employees, in 2007 the company generated sales of € 314 m and currently has around 1,000 employees.</w:t>
      </w:r>
      <w:r w:rsidR="00AD3333">
        <w:rPr>
          <w:rStyle w:val="FootnoteReference"/>
        </w:rPr>
        <w:footnoteReference w:id="7"/>
      </w:r>
      <w:r w:rsidR="00AD3333">
        <w:t xml:space="preserve"> </w:t>
      </w:r>
    </w:p>
    <w:p w:rsidR="00AD3333" w:rsidRDefault="00AD3333" w:rsidP="00AD3333"/>
    <w:p w:rsidR="00AD3333" w:rsidRDefault="00D8229E" w:rsidP="00AD3333">
      <w:r>
        <w:t>The company</w:t>
      </w:r>
      <w:r w:rsidR="00AD3333">
        <w:t xml:space="preserve"> deployed QlikView for corporate control in the contracts area, allowing faster time to closure. QlikView was also deployed in the product management area, helping </w:t>
      </w:r>
      <w:r>
        <w:t>the company</w:t>
      </w:r>
      <w:r w:rsidR="00AD3333">
        <w:t xml:space="preserve"> to understand how products were being used and determining customer preferences for product features and functionality.  </w:t>
      </w:r>
    </w:p>
    <w:p w:rsidR="00AD3333" w:rsidRDefault="00AD3333" w:rsidP="00AD3333"/>
    <w:p w:rsidR="00AD3333" w:rsidRDefault="00AD3333" w:rsidP="00AD3333">
      <w:r>
        <w:t xml:space="preserve">QlikView’s exception analysis capability allowed </w:t>
      </w:r>
      <w:r w:rsidR="00D8229E">
        <w:t>the company</w:t>
      </w:r>
      <w:r>
        <w:t xml:space="preserve"> to perform ad-hoc, but critical customer analysis adding increased value to corporate understanding of product usability. At </w:t>
      </w:r>
      <w:r w:rsidR="00D8229E">
        <w:t>the company</w:t>
      </w:r>
      <w:r>
        <w:t xml:space="preserve">, QlikView handles 65 million records per month with a total application containing approximately 600 million records. </w:t>
      </w:r>
      <w:r w:rsidRPr="00D91284">
        <w:rPr>
          <w:highlight w:val="yellow"/>
          <w:rPrChange w:id="5" w:author="Jeff Wallk" w:date="2010-09-21T05:27:00Z">
            <w:rPr/>
          </w:rPrChange>
        </w:rPr>
        <w:t>The largest application (.qvw) is approximately 8 GB in size and growing. The QlikView Server has 32 GBs of RAM</w:t>
      </w:r>
      <w:r>
        <w:t xml:space="preserve">.  </w:t>
      </w:r>
    </w:p>
    <w:p w:rsidR="00F26A56" w:rsidRDefault="00AD3333" w:rsidP="00383BE3">
      <w:pPr>
        <w:pStyle w:val="Heading3"/>
      </w:pPr>
      <w:r w:rsidRPr="00AD3333">
        <w:rPr>
          <w:color w:val="0000FF"/>
        </w:rPr>
        <w:t>The Record:</w:t>
      </w:r>
      <w:r>
        <w:t xml:space="preserve">  </w:t>
      </w:r>
      <w:r w:rsidR="00383BE3">
        <w:t>QlikView’s Performance and Scalability Report Card</w:t>
      </w:r>
    </w:p>
    <w:p w:rsidR="00AD3333" w:rsidRDefault="00CB758F" w:rsidP="00383BE3">
      <w:r>
        <w:t xml:space="preserve">Business analysis on massive volumes of data depends on a secure, reliable, cost-effective and high performance infrastructure.  QlikView is designed to help organizations make information available broadly, affordably, and quickly.  </w:t>
      </w:r>
    </w:p>
    <w:p w:rsidR="00AD3333" w:rsidRDefault="00AD3333" w:rsidP="00383BE3"/>
    <w:p w:rsidR="00383BE3" w:rsidRDefault="00CB758F" w:rsidP="00383BE3">
      <w:r>
        <w:lastRenderedPageBreak/>
        <w:t>QlikView’s design makes it dramatically easier to deploy, use, and maintain than many other products on the market.</w:t>
      </w:r>
      <w:r>
        <w:rPr>
          <w:rStyle w:val="FootnoteReference"/>
        </w:rPr>
        <w:footnoteReference w:id="8"/>
      </w:r>
      <w:r>
        <w:t xml:space="preserve">  QlikTech’s patented technology allows in</w:t>
      </w:r>
      <w:r w:rsidR="0079498A">
        <w:t xml:space="preserve">stant, in memory, manipulation </w:t>
      </w:r>
      <w:r>
        <w:t xml:space="preserve">of massive datasets on low cost hardware, allowing affordable widespread deployment of highly sophisticated analytic applications in days.  </w:t>
      </w:r>
    </w:p>
    <w:p w:rsidR="00383BE3" w:rsidRPr="00383BE3" w:rsidRDefault="00383BE3" w:rsidP="00383BE3"/>
    <w:p w:rsidR="00D8229E" w:rsidRDefault="00CB758F">
      <w:pPr>
        <w:numPr>
          <w:ins w:id="6" w:author="Amy Finn" w:date="2008-10-20T16:13:00Z"/>
        </w:numPr>
        <w:rPr>
          <w:ins w:id="7" w:author="Amy Finn" w:date="2008-10-20T16:15:00Z"/>
        </w:rPr>
      </w:pPr>
      <w:r>
        <w:t xml:space="preserve">QlikView makes large scale business intelligence solutions available now to every user, in every company, in any industry.  QlikView’s report card on performance and scalability is attested to by over 438,000 users at 9,740 customers in 90 countries.  </w:t>
      </w:r>
    </w:p>
    <w:p w:rsidR="00D8229E" w:rsidRDefault="00D8229E">
      <w:pPr>
        <w:numPr>
          <w:ins w:id="8" w:author="Amy Finn" w:date="2008-10-20T16:15:00Z"/>
        </w:numPr>
      </w:pPr>
    </w:p>
    <w:p w:rsidR="00CB758F" w:rsidRPr="00D8229E" w:rsidRDefault="00CB758F" w:rsidP="00D8229E">
      <w:pPr>
        <w:numPr>
          <w:ilvl w:val="0"/>
          <w:numId w:val="2"/>
        </w:numPr>
        <w:rPr>
          <w:b/>
        </w:rPr>
      </w:pPr>
      <w:r w:rsidRPr="00D8229E">
        <w:rPr>
          <w:b/>
          <w:u w:val="single"/>
        </w:rPr>
        <w:t>QlikView can billion</w:t>
      </w:r>
      <w:r w:rsidR="00C270A2" w:rsidRPr="00D8229E">
        <w:rPr>
          <w:b/>
          <w:u w:val="single"/>
        </w:rPr>
        <w:t>s of</w:t>
      </w:r>
      <w:r w:rsidRPr="00D8229E">
        <w:rPr>
          <w:b/>
          <w:u w:val="single"/>
        </w:rPr>
        <w:t xml:space="preserve"> records</w:t>
      </w:r>
      <w:r w:rsidR="00267DAC" w:rsidRPr="00D8229E">
        <w:rPr>
          <w:b/>
        </w:rPr>
        <w:t xml:space="preserve">.  </w:t>
      </w:r>
      <w:r w:rsidR="00267DAC" w:rsidRPr="00D8229E">
        <w:t>Te</w:t>
      </w:r>
      <w:r w:rsidRPr="00D8229E">
        <w:t xml:space="preserve">sted platforms achieved </w:t>
      </w:r>
      <w:r w:rsidR="0079498A">
        <w:t xml:space="preserve">a </w:t>
      </w:r>
      <w:r w:rsidRPr="00D8229E">
        <w:t>two billion record load with instant to near instant response times.</w:t>
      </w:r>
      <w:r w:rsidR="00267DAC" w:rsidRPr="00D8229E">
        <w:t xml:space="preserve">  </w:t>
      </w:r>
    </w:p>
    <w:p w:rsidR="00D8229E" w:rsidRPr="00D8229E" w:rsidRDefault="00D8229E" w:rsidP="00D8229E">
      <w:pPr>
        <w:ind w:left="360"/>
        <w:rPr>
          <w:b/>
        </w:rPr>
      </w:pPr>
    </w:p>
    <w:p w:rsidR="00CB758F" w:rsidRPr="00D8229E" w:rsidRDefault="00267DAC" w:rsidP="00CB758F">
      <w:pPr>
        <w:numPr>
          <w:ilvl w:val="0"/>
          <w:numId w:val="2"/>
        </w:numPr>
      </w:pPr>
      <w:r w:rsidRPr="00D8229E">
        <w:rPr>
          <w:b/>
          <w:u w:val="single"/>
        </w:rPr>
        <w:t>QlikView’s performance scales linearly with data</w:t>
      </w:r>
      <w:ins w:id="9" w:author="Henrik Been" w:date="2008-10-15T13:34:00Z">
        <w:r w:rsidR="00C270A2" w:rsidRPr="00D8229E">
          <w:rPr>
            <w:b/>
            <w:u w:val="single"/>
          </w:rPr>
          <w:t xml:space="preserve"> </w:t>
        </w:r>
      </w:ins>
      <w:r w:rsidR="00C270A2" w:rsidRPr="00D8229E">
        <w:rPr>
          <w:b/>
          <w:u w:val="single"/>
        </w:rPr>
        <w:t>and users</w:t>
      </w:r>
      <w:r w:rsidRPr="00D8229E">
        <w:rPr>
          <w:b/>
          <w:u w:val="single"/>
        </w:rPr>
        <w:t>.</w:t>
      </w:r>
      <w:r w:rsidRPr="00D8229E">
        <w:t xml:space="preserve">  QlikView scales linearly as more data is added into the application.  1,000 concurrent users have been shown to repeatedly access a server without interruption of service.  This demonstrates QlikView’s ability to handle large user populations.</w:t>
      </w:r>
    </w:p>
    <w:p w:rsidR="00267DAC" w:rsidRPr="00D8229E" w:rsidRDefault="00267DAC" w:rsidP="00267DAC"/>
    <w:p w:rsidR="00267DAC" w:rsidRPr="00D8229E" w:rsidRDefault="00267DAC" w:rsidP="00CB758F">
      <w:pPr>
        <w:numPr>
          <w:ilvl w:val="0"/>
          <w:numId w:val="2"/>
        </w:numPr>
      </w:pPr>
      <w:r w:rsidRPr="00D8229E">
        <w:rPr>
          <w:b/>
          <w:u w:val="single"/>
          <w:rPrChange w:id="10" w:author="Amy Finn" w:date="2008-10-20T16:16:00Z">
            <w:rPr>
              <w:b/>
              <w:u w:val="single"/>
            </w:rPr>
          </w:rPrChange>
        </w:rPr>
        <w:t>QlikView can scale to handle a large number of users</w:t>
      </w:r>
      <w:r w:rsidRPr="00D8229E">
        <w:rPr>
          <w:rPrChange w:id="11" w:author="Amy Finn" w:date="2008-10-20T16:16:00Z">
            <w:rPr/>
          </w:rPrChange>
        </w:rPr>
        <w:t xml:space="preserve">.  </w:t>
      </w:r>
      <w:ins w:id="12" w:author="Amy Finn" w:date="2008-10-20T16:24:00Z">
        <w:r w:rsidR="0079498A">
          <w:t>QlikView can easily handle thousands (</w:t>
        </w:r>
      </w:ins>
      <w:r w:rsidR="00C270A2" w:rsidRPr="00D8229E">
        <w:t>1000’s</w:t>
      </w:r>
      <w:ins w:id="13" w:author="Amy Finn" w:date="2008-10-20T16:24:00Z">
        <w:r w:rsidR="0079498A">
          <w:t>)</w:t>
        </w:r>
      </w:ins>
      <w:r w:rsidR="00C270A2" w:rsidRPr="00D8229E">
        <w:t xml:space="preserve"> of </w:t>
      </w:r>
      <w:ins w:id="14" w:author="Amy Finn" w:date="2008-10-20T16:24:00Z">
        <w:r w:rsidR="0079498A">
          <w:t>concurrent users.  This has been repeatedly tested with large concurrent user volumes</w:t>
        </w:r>
      </w:ins>
      <w:ins w:id="15" w:author="Amy Finn" w:date="2008-10-20T16:25:00Z">
        <w:r w:rsidR="0079498A">
          <w:t xml:space="preserve"> with no degradation in response time.</w:t>
        </w:r>
      </w:ins>
      <w:del w:id="16" w:author="Amy Finn" w:date="2008-10-20T16:24:00Z">
        <w:r w:rsidR="00C270A2" w:rsidRPr="00D8229E" w:rsidDel="0079498A">
          <w:delText>users</w:delText>
        </w:r>
        <w:r w:rsidRPr="00D8229E" w:rsidDel="0079498A">
          <w:delText xml:space="preserve"> </w:delText>
        </w:r>
      </w:del>
    </w:p>
    <w:p w:rsidR="00267DAC" w:rsidRPr="00D8229E" w:rsidRDefault="00267DAC" w:rsidP="00267DAC">
      <w:pPr>
        <w:rPr>
          <w:rPrChange w:id="17" w:author="Amy Finn" w:date="2008-10-20T16:16:00Z">
            <w:rPr/>
          </w:rPrChange>
        </w:rPr>
      </w:pPr>
    </w:p>
    <w:p w:rsidR="00267DAC" w:rsidRPr="00D8229E" w:rsidRDefault="00267DAC" w:rsidP="00CB758F">
      <w:pPr>
        <w:numPr>
          <w:ilvl w:val="0"/>
          <w:numId w:val="2"/>
        </w:numPr>
        <w:rPr>
          <w:rPrChange w:id="18" w:author="Amy Finn" w:date="2008-10-20T16:16:00Z">
            <w:rPr/>
          </w:rPrChange>
        </w:rPr>
      </w:pPr>
      <w:r w:rsidRPr="00D8229E">
        <w:rPr>
          <w:b/>
          <w:u w:val="single"/>
          <w:rPrChange w:id="19" w:author="Amy Finn" w:date="2008-10-20T16:16:00Z">
            <w:rPr>
              <w:b/>
              <w:u w:val="single"/>
            </w:rPr>
          </w:rPrChange>
        </w:rPr>
        <w:t>QlikView caching features improve performance</w:t>
      </w:r>
      <w:r w:rsidRPr="00D8229E">
        <w:rPr>
          <w:rPrChange w:id="20" w:author="Amy Finn" w:date="2008-10-20T16:16:00Z">
            <w:rPr/>
          </w:rPrChange>
        </w:rPr>
        <w:t xml:space="preserve">.  </w:t>
      </w:r>
      <w:r w:rsidR="00AD3333" w:rsidRPr="00D8229E">
        <w:rPr>
          <w:rPrChange w:id="21" w:author="Amy Finn" w:date="2008-10-20T16:16:00Z">
            <w:rPr/>
          </w:rPrChange>
        </w:rPr>
        <w:t>What caching features were added that support this improved performance.</w:t>
      </w:r>
    </w:p>
    <w:p w:rsidR="00E23DD7" w:rsidRDefault="00E23DD7" w:rsidP="00AD3333">
      <w:pPr>
        <w:pStyle w:val="Heading3"/>
      </w:pPr>
      <w:r w:rsidRPr="00E23DD7">
        <w:rPr>
          <w:color w:val="0000FF"/>
        </w:rPr>
        <w:t>Customer’s First:</w:t>
      </w:r>
      <w:r>
        <w:t xml:space="preserve"> The Meaning of Simplifying Analysis on a Massive Scale</w:t>
      </w:r>
    </w:p>
    <w:p w:rsidR="00E23DD7" w:rsidRDefault="00E15DA0" w:rsidP="00E23DD7">
      <w:r>
        <w:t xml:space="preserve">At QlikTech, customers come first.  </w:t>
      </w:r>
      <w:r w:rsidR="00E23DD7">
        <w:t xml:space="preserve">Whatever your industry, QlikView enables you to handle even the largest of analysis challenges while maintaining QlikView’s award winning simplicity, speed of deployment, and ease of use.  QlikView 8.5 has been optimized to support analysis of billions of records of data by taking full advantage of Intel’s </w:t>
      </w:r>
      <w:r w:rsidR="00C270A2">
        <w:t xml:space="preserve">and AMD’s </w:t>
      </w:r>
      <w:r w:rsidR="00E23DD7">
        <w:t xml:space="preserve">latest generation of standard 64-bit multi-processor platforms.  </w:t>
      </w:r>
    </w:p>
    <w:p w:rsidR="00E23DD7" w:rsidRDefault="00E23DD7" w:rsidP="00E23DD7"/>
    <w:p w:rsidR="00E23DD7" w:rsidRDefault="00E23DD7" w:rsidP="00E23DD7">
      <w:r>
        <w:t xml:space="preserve">QlikView’s patented technology serves as a “meta” reporting application with a virtual data repository for all of the QlikView applications a company builds.  When 20 different QlikView applications pull data from transaction source systems, a base file replicates all of the source data needed just once.  The QlikView applications then take subsets of that data, making </w:t>
      </w:r>
      <w:r w:rsidR="00260BA8">
        <w:t>queries</w:t>
      </w:r>
      <w:r>
        <w:t xml:space="preserve"> efficient by reducing load time when dealing with massive volumes of data.</w:t>
      </w:r>
      <w:r>
        <w:rPr>
          <w:rStyle w:val="FootnoteReference"/>
        </w:rPr>
        <w:footnoteReference w:id="9"/>
      </w:r>
    </w:p>
    <w:p w:rsidR="00E23DD7" w:rsidRDefault="00E23DD7" w:rsidP="00E23DD7"/>
    <w:p w:rsidR="00E23DD7" w:rsidRDefault="00E23DD7" w:rsidP="00E23DD7">
      <w:r>
        <w:t>Taking full advantage of 64-bit multiprocessor platforms, QlikView was designed from the bottom up with massive scalability and performance in mind.  Utilizing the most efficient hardware platforms in the industry, QlikView can quickly and easily put critical information into the hands of the people who are responsible for keeping their companies competitive and growing.</w:t>
      </w:r>
    </w:p>
    <w:p w:rsidR="00E23DD7" w:rsidRDefault="00E23DD7" w:rsidP="00E23DD7"/>
    <w:p w:rsidR="00AD3333" w:rsidRDefault="00E23DD7" w:rsidP="00E15DA0">
      <w:r>
        <w:t>As Gartner Research reports, “…unlike MOLAP cubes, which are complex to model, deploy, and optimize, QlikView is user-implemented and fast.”</w:t>
      </w:r>
      <w:r>
        <w:rPr>
          <w:rStyle w:val="FootnoteReference"/>
        </w:rPr>
        <w:footnoteReference w:id="10"/>
      </w:r>
      <w:r w:rsidR="00E15DA0">
        <w:t xml:space="preserve">  Further, “many customers analyze hundreds of millions of rows of input data,” taking advantage of QlikView’s ability to leverage 64-bit hardware to increase the scalability of the </w:t>
      </w:r>
      <w:r w:rsidR="00260BA8">
        <w:t>QlikView</w:t>
      </w:r>
      <w:r w:rsidR="00E15DA0">
        <w:t xml:space="preserve"> platform, thus showcasing a competitive advantage.”</w:t>
      </w:r>
      <w:r w:rsidR="00E15DA0">
        <w:rPr>
          <w:rStyle w:val="FootnoteReference"/>
        </w:rPr>
        <w:footnoteReference w:id="11"/>
      </w:r>
      <w:r>
        <w:t xml:space="preserve"> </w:t>
      </w:r>
      <w:r w:rsidR="00E15DA0">
        <w:t>At QlikTech customer needs for massive scalability is ongoing and the company is always working to stay ahead of the technology curve to ensure QlikView delivers the best value in the shortest amount of time, for the most appropriate business intelligence needs of your organization.</w:t>
      </w:r>
    </w:p>
    <w:p w:rsidR="00260BA8" w:rsidRDefault="00260BA8" w:rsidP="00E15DA0"/>
    <w:p w:rsidR="00260BA8" w:rsidRDefault="00260BA8" w:rsidP="00E15DA0"/>
    <w:p w:rsidR="00260BA8" w:rsidDel="00FF7113" w:rsidRDefault="00260BA8" w:rsidP="00E15DA0">
      <w:pPr>
        <w:rPr>
          <w:del w:id="22" w:author="Amy Finn" w:date="2008-10-20T16:27:00Z"/>
        </w:rPr>
      </w:pPr>
    </w:p>
    <w:p w:rsidR="00A47DD8" w:rsidRDefault="00A47DD8" w:rsidP="00260BA8">
      <w:pPr>
        <w:pStyle w:val="Heading3"/>
      </w:pPr>
      <w:r>
        <w:t>Additional Documents in this Series</w:t>
      </w:r>
    </w:p>
    <w:p w:rsidR="00A47DD8" w:rsidRDefault="00A47DD8" w:rsidP="00A47DD8"/>
    <w:p w:rsidR="00A47DD8" w:rsidRDefault="00A47DD8" w:rsidP="00A47DD8">
      <w:r>
        <w:t>Part I – Simplifying Analysis on a Massive Scale 2008</w:t>
      </w:r>
    </w:p>
    <w:p w:rsidR="00A47DD8" w:rsidRDefault="00A47DD8" w:rsidP="00A47DD8"/>
    <w:p w:rsidR="00A47DD8" w:rsidRDefault="00A47DD8" w:rsidP="00A47DD8">
      <w:r>
        <w:t>Part II – Understanding Hardware Requirements for Performance and Scalability</w:t>
      </w:r>
    </w:p>
    <w:p w:rsidR="00A47DD8" w:rsidRDefault="00A47DD8" w:rsidP="00A47DD8"/>
    <w:p w:rsidR="00A47DD8" w:rsidRDefault="00A47DD8" w:rsidP="00A47DD8">
      <w:r>
        <w:t>Part III – Implementing Hardware Requirements for Performance and Scalability</w:t>
      </w:r>
    </w:p>
    <w:p w:rsidR="00A47DD8" w:rsidRDefault="00A47DD8" w:rsidP="00A47DD8"/>
    <w:p w:rsidR="00A47DD8" w:rsidRDefault="00A47DD8" w:rsidP="00A47DD8">
      <w:r>
        <w:t>Part IV – Hardware Sizing Worksheet</w:t>
      </w:r>
    </w:p>
    <w:p w:rsidR="00A47DD8" w:rsidRDefault="00A47DD8" w:rsidP="00A47DD8"/>
    <w:p w:rsidR="00260BA8" w:rsidRDefault="008E0F4A" w:rsidP="00260BA8">
      <w:pPr>
        <w:pStyle w:val="Heading3"/>
      </w:pPr>
      <w:r>
        <w:t>References</w:t>
      </w:r>
    </w:p>
    <w:p w:rsidR="008E0F4A" w:rsidRDefault="008E0F4A" w:rsidP="00E15DA0"/>
    <w:p w:rsidR="008E0F4A" w:rsidRDefault="008E0F4A" w:rsidP="008E0F4A">
      <w:r w:rsidRPr="006E4903">
        <w:t>Karlsson, S., A.Soejarto, T. Lo, B. Pring, J.E. Van Decker, “The Gartner Business Intelligence, Performance Management, and Information Manageme</w:t>
      </w:r>
      <w:r>
        <w:t>nt Service Vendor Guide,”  Gartner Research ID Number:  G00154115, 28 March 2008, pp. 1-20.</w:t>
      </w:r>
    </w:p>
    <w:p w:rsidR="008E0F4A" w:rsidRDefault="008E0F4A" w:rsidP="008E0F4A"/>
    <w:p w:rsidR="008E0F4A" w:rsidRPr="006E4903" w:rsidRDefault="008E0F4A" w:rsidP="008E0F4A">
      <w:r>
        <w:t>QlikTech, “Simplifying Analysis on a Massive Scale, Benchmarking QlikView with HP Integrity and ProLiant Servers,” Performance Paper 2006, pp. 1-15.</w:t>
      </w:r>
    </w:p>
    <w:p w:rsidR="008E0F4A" w:rsidRDefault="008E0F4A" w:rsidP="00E15DA0"/>
    <w:p w:rsidR="00260BA8" w:rsidRDefault="006E4903" w:rsidP="00E15DA0">
      <w:smartTag w:uri="urn:schemas-microsoft-com:office:smarttags" w:element="place">
        <w:smartTag w:uri="urn:schemas-microsoft-com:office:smarttags" w:element="City">
          <w:r>
            <w:t>Richardson</w:t>
          </w:r>
        </w:smartTag>
      </w:smartTag>
      <w:r>
        <w:t>, J. and A.Bitterer, “Vendor Rating:  Q</w:t>
      </w:r>
      <w:r w:rsidR="008E0F4A">
        <w:t>l</w:t>
      </w:r>
      <w:r>
        <w:t>ikTech,” Gartner Research ID Number:  G00152211, 4 April 2008, pp. 1-8.</w:t>
      </w:r>
    </w:p>
    <w:p w:rsidR="006E4903" w:rsidRDefault="006E4903" w:rsidP="00E15DA0"/>
    <w:p w:rsidR="006E4903" w:rsidRDefault="006E4903" w:rsidP="00E15DA0">
      <w:smartTag w:uri="urn:schemas-microsoft-com:office:smarttags" w:element="City">
        <w:r w:rsidRPr="006E4903">
          <w:t>Richardson</w:t>
        </w:r>
      </w:smartTag>
      <w:r w:rsidRPr="006E4903">
        <w:t xml:space="preserve">, J., K. Schlegel, B. Hostmann, </w:t>
      </w:r>
      <w:smartTag w:uri="urn:schemas-microsoft-com:office:smarttags" w:element="place">
        <w:r w:rsidRPr="006E4903">
          <w:t>N. McMurchy</w:t>
        </w:r>
      </w:smartTag>
      <w:r w:rsidRPr="006E4903">
        <w:t xml:space="preserve">, </w:t>
      </w:r>
      <w:r>
        <w:t>“</w:t>
      </w:r>
      <w:r w:rsidRPr="006E4903">
        <w:t xml:space="preserve">Magic Quadrant for Business Intelligence Platforms 2008,“ </w:t>
      </w:r>
      <w:r>
        <w:t>Gartner Research ID Number:  G00154227, 1 February 2008, pp. 1-23.</w:t>
      </w:r>
    </w:p>
    <w:p w:rsidR="006E4903" w:rsidRDefault="006E4903" w:rsidP="00E15DA0"/>
    <w:p w:rsidR="006E4903" w:rsidRDefault="006E4903" w:rsidP="00E15DA0">
      <w:r>
        <w:t>Richardson, J., “BI Platforms User Survey:  How Customers Rate Their BI Platform’s Functionality,” Gartner Research ID Number:  G00155527, 6 March 2008, pp. 1-15.</w:t>
      </w:r>
    </w:p>
    <w:p w:rsidR="006E4903" w:rsidRDefault="006E4903" w:rsidP="00E15DA0"/>
    <w:p w:rsidR="00E15DA0" w:rsidRPr="006E4903" w:rsidRDefault="00E15DA0" w:rsidP="00E15DA0"/>
    <w:p w:rsidR="00AD3333" w:rsidRPr="006E4903" w:rsidRDefault="00AD3333" w:rsidP="00AD3333"/>
    <w:p w:rsidR="00AD3333" w:rsidRPr="006E4903" w:rsidRDefault="00AD3333" w:rsidP="00AD3333"/>
    <w:p w:rsidR="00267DAC" w:rsidRPr="006E4903" w:rsidRDefault="00267DAC" w:rsidP="00267DAC"/>
    <w:p w:rsidR="00AD3333" w:rsidRPr="006E4903" w:rsidRDefault="00AD3333" w:rsidP="00267DAC"/>
    <w:sectPr w:rsidR="00AD3333" w:rsidRPr="006E4903" w:rsidSect="00260BA8">
      <w:headerReference w:type="even" r:id="rId12"/>
      <w:headerReference w:type="default" r:id="rId13"/>
      <w:footerReference w:type="default" r:id="rId14"/>
      <w:pgSz w:w="12240" w:h="15840"/>
      <w:pgMar w:top="1267" w:right="1584" w:bottom="1267" w:left="1584"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26E11" w:rsidRDefault="00C26E11">
      <w:r>
        <w:separator/>
      </w:r>
    </w:p>
    <w:p w:rsidR="00C26E11" w:rsidRDefault="00C26E11"/>
    <w:p w:rsidR="00C26E11" w:rsidRDefault="00C26E11" w:rsidP="00383BE3"/>
    <w:p w:rsidR="00C26E11" w:rsidRDefault="00C26E11"/>
    <w:p w:rsidR="00C26E11" w:rsidRDefault="00C26E11" w:rsidP="00D8229E">
      <w:pPr>
        <w:numPr>
          <w:ins w:id="0" w:author="Amy Finn" w:date="2008-10-20T16:14:00Z"/>
        </w:numPr>
      </w:pPr>
    </w:p>
    <w:p w:rsidR="00C26E11" w:rsidRDefault="00C26E11" w:rsidP="00D8229E">
      <w:pPr>
        <w:numPr>
          <w:ins w:id="1" w:author="Amy Finn" w:date="2008-10-20T16:14:00Z"/>
        </w:numPr>
      </w:pPr>
    </w:p>
  </w:endnote>
  <w:endnote w:type="continuationSeparator" w:id="0">
    <w:p w:rsidR="00C26E11" w:rsidRDefault="00C26E11">
      <w:r>
        <w:continuationSeparator/>
      </w:r>
    </w:p>
    <w:p w:rsidR="00C26E11" w:rsidRDefault="00C26E11"/>
    <w:p w:rsidR="00C26E11" w:rsidRDefault="00C26E11" w:rsidP="00383BE3"/>
    <w:p w:rsidR="00C26E11" w:rsidRDefault="00C26E11"/>
    <w:p w:rsidR="00C26E11" w:rsidRDefault="00C26E11" w:rsidP="00D8229E">
      <w:pPr>
        <w:numPr>
          <w:ins w:id="2" w:author="Amy Finn" w:date="2008-10-20T16:14:00Z"/>
        </w:numPr>
      </w:pPr>
    </w:p>
    <w:p w:rsidR="00C26E11" w:rsidRDefault="00C26E11" w:rsidP="00D8229E">
      <w:pPr>
        <w:numPr>
          <w:ins w:id="3" w:author="Amy Finn" w:date="2008-10-20T16:14:00Z"/>
        </w:numPr>
      </w:pP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7113" w:rsidRDefault="00FF7113" w:rsidP="0079498A">
    <w:pPr>
      <w:pStyle w:val="Footer"/>
    </w:pPr>
    <w:r>
      <w:t>QlikTech – Simplifying Analysis on a Massive Scale</w:t>
    </w:r>
    <w:r>
      <w:tab/>
      <w:t xml:space="preserve">Page </w:t>
    </w:r>
    <w:fldSimple w:instr=" PAGE ">
      <w:r w:rsidR="00D91284">
        <w:rPr>
          <w:noProof/>
        </w:rPr>
        <w:t>1</w:t>
      </w:r>
    </w:fldSimple>
    <w:r>
      <w:t xml:space="preserve"> of </w:t>
    </w:r>
    <w:fldSimple w:instr=" NUMPAGES ">
      <w:r w:rsidR="00D91284">
        <w:rPr>
          <w:noProof/>
        </w:rPr>
        <w:t>5</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26E11" w:rsidRDefault="00C26E11">
      <w:r>
        <w:separator/>
      </w:r>
    </w:p>
  </w:footnote>
  <w:footnote w:type="continuationSeparator" w:id="0">
    <w:p w:rsidR="00C26E11" w:rsidRDefault="00C26E11">
      <w:r>
        <w:continuationSeparator/>
      </w:r>
    </w:p>
  </w:footnote>
  <w:footnote w:id="1">
    <w:p w:rsidR="00FF7113" w:rsidRPr="00383BE3" w:rsidRDefault="00FF7113">
      <w:pPr>
        <w:pStyle w:val="FootnoteText"/>
        <w:rPr>
          <w:i/>
          <w:sz w:val="18"/>
          <w:szCs w:val="18"/>
        </w:rPr>
      </w:pPr>
      <w:r w:rsidRPr="00383BE3">
        <w:rPr>
          <w:rStyle w:val="FootnoteReference"/>
          <w:i/>
          <w:sz w:val="18"/>
          <w:szCs w:val="18"/>
        </w:rPr>
        <w:footnoteRef/>
      </w:r>
      <w:r w:rsidRPr="00383BE3">
        <w:rPr>
          <w:i/>
          <w:sz w:val="18"/>
          <w:szCs w:val="18"/>
        </w:rPr>
        <w:t xml:space="preserve"> Richardson, et.al., Magic Quadrant 2008, p. 2</w:t>
      </w:r>
    </w:p>
  </w:footnote>
  <w:footnote w:id="2">
    <w:p w:rsidR="00FF7113" w:rsidRPr="00383BE3" w:rsidRDefault="00FF7113">
      <w:pPr>
        <w:pStyle w:val="FootnoteText"/>
        <w:rPr>
          <w:i/>
          <w:sz w:val="18"/>
          <w:szCs w:val="18"/>
        </w:rPr>
      </w:pPr>
      <w:r w:rsidRPr="00383BE3">
        <w:rPr>
          <w:rStyle w:val="FootnoteReference"/>
          <w:i/>
          <w:sz w:val="18"/>
          <w:szCs w:val="18"/>
        </w:rPr>
        <w:footnoteRef/>
      </w:r>
      <w:r w:rsidRPr="00383BE3">
        <w:rPr>
          <w:i/>
          <w:sz w:val="18"/>
          <w:szCs w:val="18"/>
        </w:rPr>
        <w:t xml:space="preserve"> Richardson, et.al., Magic Quadrant 2008, p. 4</w:t>
      </w:r>
    </w:p>
  </w:footnote>
  <w:footnote w:id="3">
    <w:p w:rsidR="00FF7113" w:rsidRPr="00383BE3" w:rsidRDefault="00FF7113">
      <w:pPr>
        <w:pStyle w:val="FootnoteText"/>
        <w:rPr>
          <w:i/>
          <w:sz w:val="18"/>
          <w:szCs w:val="18"/>
        </w:rPr>
      </w:pPr>
      <w:r w:rsidRPr="00383BE3">
        <w:rPr>
          <w:rStyle w:val="FootnoteReference"/>
          <w:i/>
          <w:sz w:val="18"/>
          <w:szCs w:val="18"/>
        </w:rPr>
        <w:footnoteRef/>
      </w:r>
      <w:r w:rsidRPr="00383BE3">
        <w:rPr>
          <w:i/>
          <w:sz w:val="18"/>
          <w:szCs w:val="18"/>
        </w:rPr>
        <w:t xml:space="preserve"> Richardson, et.al., Magic Quadrant 2008, p.17</w:t>
      </w:r>
    </w:p>
  </w:footnote>
  <w:footnote w:id="4">
    <w:p w:rsidR="00FF7113" w:rsidRPr="00383BE3" w:rsidRDefault="00FF7113" w:rsidP="00BF3D4F">
      <w:pPr>
        <w:pStyle w:val="FootnoteText"/>
        <w:rPr>
          <w:i/>
          <w:sz w:val="18"/>
          <w:szCs w:val="18"/>
        </w:rPr>
      </w:pPr>
      <w:r w:rsidRPr="00383BE3">
        <w:rPr>
          <w:rStyle w:val="FootnoteReference"/>
          <w:i/>
          <w:sz w:val="18"/>
          <w:szCs w:val="18"/>
        </w:rPr>
        <w:footnoteRef/>
      </w:r>
      <w:r w:rsidRPr="00383BE3">
        <w:rPr>
          <w:i/>
          <w:sz w:val="18"/>
          <w:szCs w:val="18"/>
        </w:rPr>
        <w:t xml:space="preserve"> Richardson and Bitterer, p. 1</w:t>
      </w:r>
    </w:p>
  </w:footnote>
  <w:footnote w:id="5">
    <w:p w:rsidR="00FF7113" w:rsidRPr="00383BE3" w:rsidRDefault="00FF7113">
      <w:pPr>
        <w:pStyle w:val="FootnoteText"/>
        <w:rPr>
          <w:i/>
          <w:sz w:val="18"/>
          <w:szCs w:val="18"/>
        </w:rPr>
      </w:pPr>
      <w:r w:rsidRPr="00383BE3">
        <w:rPr>
          <w:rStyle w:val="FootnoteReference"/>
          <w:i/>
          <w:sz w:val="18"/>
          <w:szCs w:val="18"/>
        </w:rPr>
        <w:footnoteRef/>
      </w:r>
      <w:r w:rsidRPr="00383BE3">
        <w:rPr>
          <w:i/>
          <w:sz w:val="18"/>
          <w:szCs w:val="18"/>
        </w:rPr>
        <w:t xml:space="preserve"> Richardson, et.al., Magic Quadrant 2008, p.17</w:t>
      </w:r>
    </w:p>
  </w:footnote>
  <w:footnote w:id="6">
    <w:p w:rsidR="00FF7113" w:rsidRDefault="00FF7113">
      <w:pPr>
        <w:pStyle w:val="FootnoteText"/>
      </w:pPr>
      <w:r>
        <w:rPr>
          <w:rStyle w:val="FootnoteReference"/>
        </w:rPr>
        <w:footnoteRef/>
      </w:r>
      <w:r>
        <w:t xml:space="preserve"> Performance Paper, p. 13</w:t>
      </w:r>
    </w:p>
  </w:footnote>
  <w:footnote w:id="7">
    <w:p w:rsidR="00FF7113" w:rsidRPr="00AD3333" w:rsidRDefault="00FF7113" w:rsidP="00AD3333">
      <w:pPr>
        <w:pStyle w:val="FootnoteText"/>
      </w:pPr>
    </w:p>
  </w:footnote>
  <w:footnote w:id="8">
    <w:p w:rsidR="00FF7113" w:rsidRDefault="00FF7113">
      <w:pPr>
        <w:pStyle w:val="FootnoteText"/>
      </w:pPr>
      <w:r>
        <w:rPr>
          <w:rStyle w:val="FootnoteReference"/>
        </w:rPr>
        <w:footnoteRef/>
      </w:r>
      <w:r>
        <w:t xml:space="preserve"> Performance Paper, p. 3</w:t>
      </w:r>
    </w:p>
  </w:footnote>
  <w:footnote w:id="9">
    <w:p w:rsidR="00FF7113" w:rsidRDefault="00FF7113">
      <w:pPr>
        <w:pStyle w:val="FootnoteText"/>
      </w:pPr>
      <w:r>
        <w:rPr>
          <w:rStyle w:val="FootnoteReference"/>
        </w:rPr>
        <w:footnoteRef/>
      </w:r>
      <w:r>
        <w:t xml:space="preserve"> Performance Paper, p. 14</w:t>
      </w:r>
    </w:p>
  </w:footnote>
  <w:footnote w:id="10">
    <w:p w:rsidR="00FF7113" w:rsidRDefault="00FF7113">
      <w:pPr>
        <w:pStyle w:val="FootnoteText"/>
      </w:pPr>
      <w:r>
        <w:rPr>
          <w:rStyle w:val="FootnoteReference"/>
        </w:rPr>
        <w:footnoteRef/>
      </w:r>
      <w:r>
        <w:t xml:space="preserve"> </w:t>
      </w:r>
      <w:smartTag w:uri="urn:schemas-microsoft-com:office:smarttags" w:element="place">
        <w:smartTag w:uri="urn:schemas-microsoft-com:office:smarttags" w:element="City">
          <w:r>
            <w:t>Richardson</w:t>
          </w:r>
        </w:smartTag>
      </w:smartTag>
      <w:r>
        <w:t xml:space="preserve"> and Bitterer, p.2</w:t>
      </w:r>
    </w:p>
  </w:footnote>
  <w:footnote w:id="11">
    <w:p w:rsidR="00FF7113" w:rsidRDefault="00FF7113">
      <w:pPr>
        <w:pStyle w:val="FootnoteText"/>
      </w:pPr>
      <w:r>
        <w:rPr>
          <w:rStyle w:val="FootnoteReference"/>
        </w:rPr>
        <w:footnoteRef/>
      </w:r>
      <w:r>
        <w:t xml:space="preserve"> Richardson and Bitterer, p. 5</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7113" w:rsidRDefault="00FF7113"/>
  <w:p w:rsidR="00FF7113" w:rsidRDefault="00FF7113"/>
  <w:p w:rsidR="00FF7113" w:rsidRDefault="00FF7113" w:rsidP="00CB758F"/>
  <w:p w:rsidR="00FF7113" w:rsidRDefault="00FF7113" w:rsidP="00D8229E">
    <w:pPr>
      <w:numPr>
        <w:ins w:id="23" w:author="Amy Finn" w:date="2008-10-20T16:14:00Z"/>
      </w:numPr>
    </w:pPr>
  </w:p>
  <w:p w:rsidR="00FF7113" w:rsidRDefault="00FF7113" w:rsidP="00D8229E">
    <w:pPr>
      <w:numPr>
        <w:ins w:id="24" w:author="Amy Finn" w:date="2008-10-20T16:14:00Z"/>
      </w:num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7113" w:rsidRDefault="00FF7113" w:rsidP="00B77C06">
    <w:pPr>
      <w:pStyle w:val="Header"/>
    </w:pPr>
    <w:r>
      <w:t>QlikTech</w:t>
    </w:r>
    <w:r>
      <w:tab/>
    </w:r>
    <w:r>
      <w:tab/>
      <w:t>Version 1.0</w:t>
    </w:r>
  </w:p>
  <w:p w:rsidR="00FF7113" w:rsidRDefault="00FF7113" w:rsidP="00CB758F"/>
  <w:p w:rsidR="00FF7113" w:rsidRDefault="00FF7113" w:rsidP="00D8229E">
    <w:pPr>
      <w:numPr>
        <w:ins w:id="25" w:author="Amy Finn" w:date="2008-10-20T16:14:00Z"/>
      </w:num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D766DB"/>
    <w:multiLevelType w:val="hybridMultilevel"/>
    <w:tmpl w:val="01D838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102A45D0"/>
    <w:multiLevelType w:val="multilevel"/>
    <w:tmpl w:val="6046DD52"/>
    <w:styleLink w:val="StyleBulleted"/>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nsid w:val="662558AC"/>
    <w:multiLevelType w:val="hybridMultilevel"/>
    <w:tmpl w:val="071CF7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trackRevisions/>
  <w:defaultTabStop w:val="720"/>
  <w:characterSpacingControl w:val="doNotCompress"/>
  <w:hdrShapeDefaults>
    <o:shapedefaults v:ext="edit" spidmax="3074"/>
  </w:hdrShapeDefaults>
  <w:footnotePr>
    <w:footnote w:id="-1"/>
    <w:footnote w:id="0"/>
  </w:footnotePr>
  <w:endnotePr>
    <w:endnote w:id="-1"/>
    <w:endnote w:id="0"/>
  </w:endnotePr>
  <w:compat/>
  <w:rsids>
    <w:rsidRoot w:val="00823027"/>
    <w:rsid w:val="00001330"/>
    <w:rsid w:val="00002B60"/>
    <w:rsid w:val="00005E98"/>
    <w:rsid w:val="00005EC0"/>
    <w:rsid w:val="00011344"/>
    <w:rsid w:val="00014413"/>
    <w:rsid w:val="00014A6D"/>
    <w:rsid w:val="00015F60"/>
    <w:rsid w:val="0001717B"/>
    <w:rsid w:val="000207BC"/>
    <w:rsid w:val="0002168D"/>
    <w:rsid w:val="00022443"/>
    <w:rsid w:val="00023E74"/>
    <w:rsid w:val="00024A30"/>
    <w:rsid w:val="00024F27"/>
    <w:rsid w:val="0003037B"/>
    <w:rsid w:val="00032767"/>
    <w:rsid w:val="00033D3E"/>
    <w:rsid w:val="000342CB"/>
    <w:rsid w:val="00034CCC"/>
    <w:rsid w:val="000354CA"/>
    <w:rsid w:val="00036701"/>
    <w:rsid w:val="00040BC2"/>
    <w:rsid w:val="0004136A"/>
    <w:rsid w:val="00041687"/>
    <w:rsid w:val="000451F4"/>
    <w:rsid w:val="00046A33"/>
    <w:rsid w:val="000518B4"/>
    <w:rsid w:val="00052015"/>
    <w:rsid w:val="00054870"/>
    <w:rsid w:val="00054F6D"/>
    <w:rsid w:val="00055FBF"/>
    <w:rsid w:val="00057E5F"/>
    <w:rsid w:val="000602B4"/>
    <w:rsid w:val="00060478"/>
    <w:rsid w:val="00061362"/>
    <w:rsid w:val="000634B6"/>
    <w:rsid w:val="0006771E"/>
    <w:rsid w:val="00072D17"/>
    <w:rsid w:val="00072D51"/>
    <w:rsid w:val="000738F1"/>
    <w:rsid w:val="0007507D"/>
    <w:rsid w:val="000807FE"/>
    <w:rsid w:val="000820A8"/>
    <w:rsid w:val="00084D69"/>
    <w:rsid w:val="00084DF5"/>
    <w:rsid w:val="0008621C"/>
    <w:rsid w:val="000866C8"/>
    <w:rsid w:val="0008687D"/>
    <w:rsid w:val="0009032F"/>
    <w:rsid w:val="0009131E"/>
    <w:rsid w:val="0009209D"/>
    <w:rsid w:val="00092E96"/>
    <w:rsid w:val="000974ED"/>
    <w:rsid w:val="000A3926"/>
    <w:rsid w:val="000A3EE3"/>
    <w:rsid w:val="000A4034"/>
    <w:rsid w:val="000A44A1"/>
    <w:rsid w:val="000A4544"/>
    <w:rsid w:val="000A4E80"/>
    <w:rsid w:val="000A515B"/>
    <w:rsid w:val="000A6A58"/>
    <w:rsid w:val="000A78CA"/>
    <w:rsid w:val="000A7AF3"/>
    <w:rsid w:val="000B0038"/>
    <w:rsid w:val="000B0C59"/>
    <w:rsid w:val="000B119E"/>
    <w:rsid w:val="000B13FC"/>
    <w:rsid w:val="000B1E6B"/>
    <w:rsid w:val="000B50DE"/>
    <w:rsid w:val="000B5D91"/>
    <w:rsid w:val="000B7471"/>
    <w:rsid w:val="000C103B"/>
    <w:rsid w:val="000C1FE6"/>
    <w:rsid w:val="000C2427"/>
    <w:rsid w:val="000C5579"/>
    <w:rsid w:val="000C6754"/>
    <w:rsid w:val="000C7AF3"/>
    <w:rsid w:val="000D31F1"/>
    <w:rsid w:val="000D462A"/>
    <w:rsid w:val="000D5C12"/>
    <w:rsid w:val="000D6F1E"/>
    <w:rsid w:val="000E0E19"/>
    <w:rsid w:val="000E2106"/>
    <w:rsid w:val="000E2D30"/>
    <w:rsid w:val="000E2D7F"/>
    <w:rsid w:val="000E3938"/>
    <w:rsid w:val="000E51E5"/>
    <w:rsid w:val="000E642B"/>
    <w:rsid w:val="000F1716"/>
    <w:rsid w:val="000F75B4"/>
    <w:rsid w:val="001001FD"/>
    <w:rsid w:val="00101B5F"/>
    <w:rsid w:val="00101E90"/>
    <w:rsid w:val="00102F4F"/>
    <w:rsid w:val="00103309"/>
    <w:rsid w:val="00103760"/>
    <w:rsid w:val="0011046B"/>
    <w:rsid w:val="00111F44"/>
    <w:rsid w:val="001162E1"/>
    <w:rsid w:val="00116B97"/>
    <w:rsid w:val="001170A7"/>
    <w:rsid w:val="00117D5D"/>
    <w:rsid w:val="00121400"/>
    <w:rsid w:val="00121E29"/>
    <w:rsid w:val="00126143"/>
    <w:rsid w:val="00132DD8"/>
    <w:rsid w:val="0013429B"/>
    <w:rsid w:val="00134B8D"/>
    <w:rsid w:val="00136CE0"/>
    <w:rsid w:val="001374A9"/>
    <w:rsid w:val="00137D14"/>
    <w:rsid w:val="00141C53"/>
    <w:rsid w:val="00142802"/>
    <w:rsid w:val="00142BD5"/>
    <w:rsid w:val="00145861"/>
    <w:rsid w:val="001472B4"/>
    <w:rsid w:val="0015109F"/>
    <w:rsid w:val="0015372A"/>
    <w:rsid w:val="00154F21"/>
    <w:rsid w:val="00155278"/>
    <w:rsid w:val="0015596B"/>
    <w:rsid w:val="001563B7"/>
    <w:rsid w:val="00156B29"/>
    <w:rsid w:val="00161B3D"/>
    <w:rsid w:val="00162763"/>
    <w:rsid w:val="00162CC3"/>
    <w:rsid w:val="0016412C"/>
    <w:rsid w:val="001670D4"/>
    <w:rsid w:val="00170FDD"/>
    <w:rsid w:val="00172E43"/>
    <w:rsid w:val="00173331"/>
    <w:rsid w:val="0017341F"/>
    <w:rsid w:val="0017374F"/>
    <w:rsid w:val="00173CDF"/>
    <w:rsid w:val="00181738"/>
    <w:rsid w:val="00182225"/>
    <w:rsid w:val="00182525"/>
    <w:rsid w:val="00183494"/>
    <w:rsid w:val="00183DB6"/>
    <w:rsid w:val="001840C3"/>
    <w:rsid w:val="0018457C"/>
    <w:rsid w:val="0018604A"/>
    <w:rsid w:val="00187D1D"/>
    <w:rsid w:val="00191522"/>
    <w:rsid w:val="001915D6"/>
    <w:rsid w:val="00192D28"/>
    <w:rsid w:val="001930CA"/>
    <w:rsid w:val="00195FF3"/>
    <w:rsid w:val="00196D2D"/>
    <w:rsid w:val="001971FE"/>
    <w:rsid w:val="00197F2D"/>
    <w:rsid w:val="001A0D17"/>
    <w:rsid w:val="001A1829"/>
    <w:rsid w:val="001A1B80"/>
    <w:rsid w:val="001A1C6D"/>
    <w:rsid w:val="001A5FA8"/>
    <w:rsid w:val="001A63CA"/>
    <w:rsid w:val="001B0830"/>
    <w:rsid w:val="001B0E77"/>
    <w:rsid w:val="001B3042"/>
    <w:rsid w:val="001B53FB"/>
    <w:rsid w:val="001B5937"/>
    <w:rsid w:val="001B5CF7"/>
    <w:rsid w:val="001B5E31"/>
    <w:rsid w:val="001B687D"/>
    <w:rsid w:val="001C088E"/>
    <w:rsid w:val="001C1617"/>
    <w:rsid w:val="001C27EE"/>
    <w:rsid w:val="001C4151"/>
    <w:rsid w:val="001C532E"/>
    <w:rsid w:val="001C58CC"/>
    <w:rsid w:val="001D147F"/>
    <w:rsid w:val="001D4622"/>
    <w:rsid w:val="001D4DF5"/>
    <w:rsid w:val="001D55CC"/>
    <w:rsid w:val="001E002B"/>
    <w:rsid w:val="001E126D"/>
    <w:rsid w:val="001E2A99"/>
    <w:rsid w:val="001E3FC4"/>
    <w:rsid w:val="001E6257"/>
    <w:rsid w:val="001F03CC"/>
    <w:rsid w:val="001F090F"/>
    <w:rsid w:val="001F1305"/>
    <w:rsid w:val="001F1314"/>
    <w:rsid w:val="001F1FA5"/>
    <w:rsid w:val="001F2E1C"/>
    <w:rsid w:val="001F3835"/>
    <w:rsid w:val="001F6979"/>
    <w:rsid w:val="001F6DB0"/>
    <w:rsid w:val="001F7B3E"/>
    <w:rsid w:val="00203D6E"/>
    <w:rsid w:val="00206B4F"/>
    <w:rsid w:val="002101E7"/>
    <w:rsid w:val="00211960"/>
    <w:rsid w:val="00216561"/>
    <w:rsid w:val="00216575"/>
    <w:rsid w:val="002208E3"/>
    <w:rsid w:val="00223F67"/>
    <w:rsid w:val="00225C81"/>
    <w:rsid w:val="00225E17"/>
    <w:rsid w:val="00226218"/>
    <w:rsid w:val="0022712A"/>
    <w:rsid w:val="00227E79"/>
    <w:rsid w:val="0023118E"/>
    <w:rsid w:val="00231D6F"/>
    <w:rsid w:val="00232711"/>
    <w:rsid w:val="00233FB3"/>
    <w:rsid w:val="0023567A"/>
    <w:rsid w:val="0024024E"/>
    <w:rsid w:val="00241A26"/>
    <w:rsid w:val="00241C7D"/>
    <w:rsid w:val="00245786"/>
    <w:rsid w:val="00245B8A"/>
    <w:rsid w:val="002464C3"/>
    <w:rsid w:val="0024749F"/>
    <w:rsid w:val="00252EF4"/>
    <w:rsid w:val="00253076"/>
    <w:rsid w:val="002534F8"/>
    <w:rsid w:val="002535A6"/>
    <w:rsid w:val="002556D3"/>
    <w:rsid w:val="0025655A"/>
    <w:rsid w:val="0025692A"/>
    <w:rsid w:val="00260BA8"/>
    <w:rsid w:val="00260F67"/>
    <w:rsid w:val="002616CE"/>
    <w:rsid w:val="00261BCC"/>
    <w:rsid w:val="0026449F"/>
    <w:rsid w:val="002652C2"/>
    <w:rsid w:val="002669C4"/>
    <w:rsid w:val="00267DAC"/>
    <w:rsid w:val="00271807"/>
    <w:rsid w:val="00275022"/>
    <w:rsid w:val="00276875"/>
    <w:rsid w:val="0027797B"/>
    <w:rsid w:val="00280BBF"/>
    <w:rsid w:val="0028379E"/>
    <w:rsid w:val="00284C53"/>
    <w:rsid w:val="00285091"/>
    <w:rsid w:val="00286817"/>
    <w:rsid w:val="00286A89"/>
    <w:rsid w:val="00287401"/>
    <w:rsid w:val="002874FB"/>
    <w:rsid w:val="0028772F"/>
    <w:rsid w:val="00290BD5"/>
    <w:rsid w:val="00291589"/>
    <w:rsid w:val="00292BAE"/>
    <w:rsid w:val="002935FC"/>
    <w:rsid w:val="002941CF"/>
    <w:rsid w:val="00295CA7"/>
    <w:rsid w:val="002A7427"/>
    <w:rsid w:val="002B064B"/>
    <w:rsid w:val="002B2295"/>
    <w:rsid w:val="002B6238"/>
    <w:rsid w:val="002C0EC1"/>
    <w:rsid w:val="002C193D"/>
    <w:rsid w:val="002C4952"/>
    <w:rsid w:val="002D0DA9"/>
    <w:rsid w:val="002D223A"/>
    <w:rsid w:val="002D249F"/>
    <w:rsid w:val="002D3AFE"/>
    <w:rsid w:val="002D47EB"/>
    <w:rsid w:val="002D4A59"/>
    <w:rsid w:val="002E0271"/>
    <w:rsid w:val="002E3364"/>
    <w:rsid w:val="002F3734"/>
    <w:rsid w:val="002F582F"/>
    <w:rsid w:val="002F7613"/>
    <w:rsid w:val="00300BD0"/>
    <w:rsid w:val="00301338"/>
    <w:rsid w:val="00301847"/>
    <w:rsid w:val="003023E9"/>
    <w:rsid w:val="0030390E"/>
    <w:rsid w:val="00304595"/>
    <w:rsid w:val="00306E6F"/>
    <w:rsid w:val="00312802"/>
    <w:rsid w:val="0031383D"/>
    <w:rsid w:val="00313BCA"/>
    <w:rsid w:val="003147D0"/>
    <w:rsid w:val="00321398"/>
    <w:rsid w:val="00321C40"/>
    <w:rsid w:val="00322C17"/>
    <w:rsid w:val="00323461"/>
    <w:rsid w:val="00325B8F"/>
    <w:rsid w:val="00325C7A"/>
    <w:rsid w:val="00326994"/>
    <w:rsid w:val="00326F28"/>
    <w:rsid w:val="00327597"/>
    <w:rsid w:val="00331BC0"/>
    <w:rsid w:val="003320D9"/>
    <w:rsid w:val="00332644"/>
    <w:rsid w:val="003357E0"/>
    <w:rsid w:val="00335E1C"/>
    <w:rsid w:val="00340167"/>
    <w:rsid w:val="00341B7A"/>
    <w:rsid w:val="00346115"/>
    <w:rsid w:val="00346364"/>
    <w:rsid w:val="00350ADA"/>
    <w:rsid w:val="0035313E"/>
    <w:rsid w:val="0035449F"/>
    <w:rsid w:val="00354695"/>
    <w:rsid w:val="003547A7"/>
    <w:rsid w:val="00356BA3"/>
    <w:rsid w:val="00357057"/>
    <w:rsid w:val="00361339"/>
    <w:rsid w:val="00362CB7"/>
    <w:rsid w:val="0036760F"/>
    <w:rsid w:val="00372237"/>
    <w:rsid w:val="003743EA"/>
    <w:rsid w:val="003763A7"/>
    <w:rsid w:val="00376BE4"/>
    <w:rsid w:val="0037731E"/>
    <w:rsid w:val="00377354"/>
    <w:rsid w:val="003801B7"/>
    <w:rsid w:val="00381053"/>
    <w:rsid w:val="00381FB0"/>
    <w:rsid w:val="003837B3"/>
    <w:rsid w:val="00383BE3"/>
    <w:rsid w:val="00383CD1"/>
    <w:rsid w:val="0038681C"/>
    <w:rsid w:val="00391046"/>
    <w:rsid w:val="0039283D"/>
    <w:rsid w:val="003928DF"/>
    <w:rsid w:val="00396841"/>
    <w:rsid w:val="003972AF"/>
    <w:rsid w:val="003975BB"/>
    <w:rsid w:val="00397F99"/>
    <w:rsid w:val="003A3C36"/>
    <w:rsid w:val="003A4952"/>
    <w:rsid w:val="003B0251"/>
    <w:rsid w:val="003B0476"/>
    <w:rsid w:val="003B0B32"/>
    <w:rsid w:val="003B128D"/>
    <w:rsid w:val="003B18B4"/>
    <w:rsid w:val="003B2812"/>
    <w:rsid w:val="003B3FE1"/>
    <w:rsid w:val="003B6143"/>
    <w:rsid w:val="003B74B4"/>
    <w:rsid w:val="003C1EB2"/>
    <w:rsid w:val="003C3350"/>
    <w:rsid w:val="003C5E1B"/>
    <w:rsid w:val="003C6E6A"/>
    <w:rsid w:val="003C7951"/>
    <w:rsid w:val="003D31E3"/>
    <w:rsid w:val="003D46FA"/>
    <w:rsid w:val="003D5CC2"/>
    <w:rsid w:val="003D5E4D"/>
    <w:rsid w:val="003D64EE"/>
    <w:rsid w:val="003D7360"/>
    <w:rsid w:val="003D7912"/>
    <w:rsid w:val="003D79A1"/>
    <w:rsid w:val="003E0DD4"/>
    <w:rsid w:val="003E1485"/>
    <w:rsid w:val="003E31D5"/>
    <w:rsid w:val="003E554D"/>
    <w:rsid w:val="003F14A9"/>
    <w:rsid w:val="003F27C1"/>
    <w:rsid w:val="003F2E0B"/>
    <w:rsid w:val="003F5A74"/>
    <w:rsid w:val="003F5F51"/>
    <w:rsid w:val="003F6BE1"/>
    <w:rsid w:val="003F7528"/>
    <w:rsid w:val="00400007"/>
    <w:rsid w:val="004009CB"/>
    <w:rsid w:val="004009FA"/>
    <w:rsid w:val="004015B9"/>
    <w:rsid w:val="0040183E"/>
    <w:rsid w:val="004018AF"/>
    <w:rsid w:val="00402B75"/>
    <w:rsid w:val="004059C0"/>
    <w:rsid w:val="00406655"/>
    <w:rsid w:val="00406C19"/>
    <w:rsid w:val="00406C24"/>
    <w:rsid w:val="00407A08"/>
    <w:rsid w:val="00410EF3"/>
    <w:rsid w:val="004112D2"/>
    <w:rsid w:val="00411A70"/>
    <w:rsid w:val="0041299B"/>
    <w:rsid w:val="0041340B"/>
    <w:rsid w:val="00414253"/>
    <w:rsid w:val="00415B58"/>
    <w:rsid w:val="0041704C"/>
    <w:rsid w:val="00417AAA"/>
    <w:rsid w:val="00417AB9"/>
    <w:rsid w:val="00422858"/>
    <w:rsid w:val="00425F97"/>
    <w:rsid w:val="00426928"/>
    <w:rsid w:val="00434EBF"/>
    <w:rsid w:val="004359D4"/>
    <w:rsid w:val="00437CD9"/>
    <w:rsid w:val="00445211"/>
    <w:rsid w:val="004453A7"/>
    <w:rsid w:val="0044686A"/>
    <w:rsid w:val="00451094"/>
    <w:rsid w:val="00451C5F"/>
    <w:rsid w:val="004526A7"/>
    <w:rsid w:val="0045573B"/>
    <w:rsid w:val="00456872"/>
    <w:rsid w:val="00461345"/>
    <w:rsid w:val="00463AEC"/>
    <w:rsid w:val="00466287"/>
    <w:rsid w:val="0046652C"/>
    <w:rsid w:val="00466B0C"/>
    <w:rsid w:val="00471E84"/>
    <w:rsid w:val="00472F33"/>
    <w:rsid w:val="004731AA"/>
    <w:rsid w:val="00475763"/>
    <w:rsid w:val="004765FF"/>
    <w:rsid w:val="00477264"/>
    <w:rsid w:val="004776C9"/>
    <w:rsid w:val="00484061"/>
    <w:rsid w:val="00486350"/>
    <w:rsid w:val="00486E40"/>
    <w:rsid w:val="00491D8A"/>
    <w:rsid w:val="00494A61"/>
    <w:rsid w:val="004A5206"/>
    <w:rsid w:val="004A6050"/>
    <w:rsid w:val="004A6363"/>
    <w:rsid w:val="004B1D72"/>
    <w:rsid w:val="004B4EB8"/>
    <w:rsid w:val="004B5B26"/>
    <w:rsid w:val="004B5FEA"/>
    <w:rsid w:val="004B6D23"/>
    <w:rsid w:val="004C27D9"/>
    <w:rsid w:val="004C3EB6"/>
    <w:rsid w:val="004C420A"/>
    <w:rsid w:val="004C528C"/>
    <w:rsid w:val="004C58CE"/>
    <w:rsid w:val="004C59C4"/>
    <w:rsid w:val="004C7812"/>
    <w:rsid w:val="004D14CF"/>
    <w:rsid w:val="004D1AC1"/>
    <w:rsid w:val="004D1EE9"/>
    <w:rsid w:val="004D300A"/>
    <w:rsid w:val="004D47AB"/>
    <w:rsid w:val="004D4E25"/>
    <w:rsid w:val="004D5EED"/>
    <w:rsid w:val="004E0A41"/>
    <w:rsid w:val="004E0E36"/>
    <w:rsid w:val="004E2BB4"/>
    <w:rsid w:val="004E48B7"/>
    <w:rsid w:val="004E4FB9"/>
    <w:rsid w:val="004E5238"/>
    <w:rsid w:val="004E537C"/>
    <w:rsid w:val="004E5E51"/>
    <w:rsid w:val="004E5F07"/>
    <w:rsid w:val="004E6400"/>
    <w:rsid w:val="004F28C9"/>
    <w:rsid w:val="004F31B9"/>
    <w:rsid w:val="004F45DF"/>
    <w:rsid w:val="004F49B2"/>
    <w:rsid w:val="004F50A5"/>
    <w:rsid w:val="004F561A"/>
    <w:rsid w:val="004F6994"/>
    <w:rsid w:val="00500158"/>
    <w:rsid w:val="00502FCD"/>
    <w:rsid w:val="0050435C"/>
    <w:rsid w:val="00504E13"/>
    <w:rsid w:val="005059BC"/>
    <w:rsid w:val="00505EED"/>
    <w:rsid w:val="0050614B"/>
    <w:rsid w:val="00512167"/>
    <w:rsid w:val="005139D2"/>
    <w:rsid w:val="005142E8"/>
    <w:rsid w:val="00516A2B"/>
    <w:rsid w:val="00520171"/>
    <w:rsid w:val="0052061C"/>
    <w:rsid w:val="00520E4F"/>
    <w:rsid w:val="00520F0C"/>
    <w:rsid w:val="005212C8"/>
    <w:rsid w:val="00524083"/>
    <w:rsid w:val="00525BC5"/>
    <w:rsid w:val="00526318"/>
    <w:rsid w:val="00531FD3"/>
    <w:rsid w:val="005326F6"/>
    <w:rsid w:val="005358D7"/>
    <w:rsid w:val="00536314"/>
    <w:rsid w:val="005370BB"/>
    <w:rsid w:val="005371E1"/>
    <w:rsid w:val="0053799A"/>
    <w:rsid w:val="00537D19"/>
    <w:rsid w:val="005433FD"/>
    <w:rsid w:val="00545EA3"/>
    <w:rsid w:val="00546A85"/>
    <w:rsid w:val="00552F05"/>
    <w:rsid w:val="005538A0"/>
    <w:rsid w:val="00555478"/>
    <w:rsid w:val="0055555D"/>
    <w:rsid w:val="00555A23"/>
    <w:rsid w:val="00556100"/>
    <w:rsid w:val="005567D9"/>
    <w:rsid w:val="00556A41"/>
    <w:rsid w:val="005624AD"/>
    <w:rsid w:val="00563B70"/>
    <w:rsid w:val="00565B94"/>
    <w:rsid w:val="005663EE"/>
    <w:rsid w:val="00567316"/>
    <w:rsid w:val="00570C14"/>
    <w:rsid w:val="005748E4"/>
    <w:rsid w:val="0057570D"/>
    <w:rsid w:val="00577B49"/>
    <w:rsid w:val="00582F20"/>
    <w:rsid w:val="00583B87"/>
    <w:rsid w:val="00583D22"/>
    <w:rsid w:val="0058465A"/>
    <w:rsid w:val="00584C30"/>
    <w:rsid w:val="005850F1"/>
    <w:rsid w:val="0058516C"/>
    <w:rsid w:val="005860A1"/>
    <w:rsid w:val="005919B5"/>
    <w:rsid w:val="00591E4E"/>
    <w:rsid w:val="005927B6"/>
    <w:rsid w:val="00592963"/>
    <w:rsid w:val="00592EA3"/>
    <w:rsid w:val="005956DD"/>
    <w:rsid w:val="0059578E"/>
    <w:rsid w:val="005A0A9E"/>
    <w:rsid w:val="005A14A0"/>
    <w:rsid w:val="005A153C"/>
    <w:rsid w:val="005A1FE7"/>
    <w:rsid w:val="005A2C42"/>
    <w:rsid w:val="005A49F4"/>
    <w:rsid w:val="005A72E0"/>
    <w:rsid w:val="005B1072"/>
    <w:rsid w:val="005B6B42"/>
    <w:rsid w:val="005C0222"/>
    <w:rsid w:val="005C0892"/>
    <w:rsid w:val="005C24AF"/>
    <w:rsid w:val="005C3142"/>
    <w:rsid w:val="005C3EE6"/>
    <w:rsid w:val="005C4C50"/>
    <w:rsid w:val="005C5932"/>
    <w:rsid w:val="005D0013"/>
    <w:rsid w:val="005D1287"/>
    <w:rsid w:val="005D1AB8"/>
    <w:rsid w:val="005D1B83"/>
    <w:rsid w:val="005D2F57"/>
    <w:rsid w:val="005D3FC2"/>
    <w:rsid w:val="005D414D"/>
    <w:rsid w:val="005D6965"/>
    <w:rsid w:val="005D6A54"/>
    <w:rsid w:val="005D7212"/>
    <w:rsid w:val="005E1E84"/>
    <w:rsid w:val="005E3002"/>
    <w:rsid w:val="005E3F49"/>
    <w:rsid w:val="005E4DB7"/>
    <w:rsid w:val="005E7EEA"/>
    <w:rsid w:val="005E7FD2"/>
    <w:rsid w:val="005F19BB"/>
    <w:rsid w:val="00600BDE"/>
    <w:rsid w:val="00600F51"/>
    <w:rsid w:val="00601685"/>
    <w:rsid w:val="00603C89"/>
    <w:rsid w:val="0060450B"/>
    <w:rsid w:val="00613A46"/>
    <w:rsid w:val="00617958"/>
    <w:rsid w:val="00620267"/>
    <w:rsid w:val="0062484A"/>
    <w:rsid w:val="00626C54"/>
    <w:rsid w:val="00630A76"/>
    <w:rsid w:val="00630FF0"/>
    <w:rsid w:val="00631DB2"/>
    <w:rsid w:val="00632A36"/>
    <w:rsid w:val="00635571"/>
    <w:rsid w:val="00635D0B"/>
    <w:rsid w:val="006361FB"/>
    <w:rsid w:val="0063763E"/>
    <w:rsid w:val="00637CAA"/>
    <w:rsid w:val="00641CC2"/>
    <w:rsid w:val="0064204D"/>
    <w:rsid w:val="00644E82"/>
    <w:rsid w:val="00644F82"/>
    <w:rsid w:val="006452DA"/>
    <w:rsid w:val="00647A12"/>
    <w:rsid w:val="00650713"/>
    <w:rsid w:val="00650BA0"/>
    <w:rsid w:val="00652549"/>
    <w:rsid w:val="0065700F"/>
    <w:rsid w:val="0066171D"/>
    <w:rsid w:val="006646A1"/>
    <w:rsid w:val="00666D9C"/>
    <w:rsid w:val="00666DA5"/>
    <w:rsid w:val="00667BE4"/>
    <w:rsid w:val="00674F23"/>
    <w:rsid w:val="006765F5"/>
    <w:rsid w:val="00677A5E"/>
    <w:rsid w:val="00681B7B"/>
    <w:rsid w:val="00682FD0"/>
    <w:rsid w:val="0068428D"/>
    <w:rsid w:val="0069094F"/>
    <w:rsid w:val="0069194F"/>
    <w:rsid w:val="00691C00"/>
    <w:rsid w:val="00692422"/>
    <w:rsid w:val="00693FD0"/>
    <w:rsid w:val="006941FD"/>
    <w:rsid w:val="00695CBE"/>
    <w:rsid w:val="006A00ED"/>
    <w:rsid w:val="006A1DED"/>
    <w:rsid w:val="006A2C56"/>
    <w:rsid w:val="006A37F6"/>
    <w:rsid w:val="006A48D7"/>
    <w:rsid w:val="006A59CA"/>
    <w:rsid w:val="006A6A33"/>
    <w:rsid w:val="006B2D71"/>
    <w:rsid w:val="006B31C4"/>
    <w:rsid w:val="006B4751"/>
    <w:rsid w:val="006B598D"/>
    <w:rsid w:val="006B7C4A"/>
    <w:rsid w:val="006C0604"/>
    <w:rsid w:val="006C397A"/>
    <w:rsid w:val="006C3CAD"/>
    <w:rsid w:val="006C4352"/>
    <w:rsid w:val="006C5948"/>
    <w:rsid w:val="006C66ED"/>
    <w:rsid w:val="006C7E8E"/>
    <w:rsid w:val="006D0C79"/>
    <w:rsid w:val="006D5059"/>
    <w:rsid w:val="006D706F"/>
    <w:rsid w:val="006D7260"/>
    <w:rsid w:val="006E0DF9"/>
    <w:rsid w:val="006E36C6"/>
    <w:rsid w:val="006E4770"/>
    <w:rsid w:val="006E4903"/>
    <w:rsid w:val="006E55B8"/>
    <w:rsid w:val="006E590C"/>
    <w:rsid w:val="006E6500"/>
    <w:rsid w:val="006E65AF"/>
    <w:rsid w:val="006F4FF2"/>
    <w:rsid w:val="006F5315"/>
    <w:rsid w:val="006F564A"/>
    <w:rsid w:val="0070197D"/>
    <w:rsid w:val="00702C5E"/>
    <w:rsid w:val="007038DB"/>
    <w:rsid w:val="007074B1"/>
    <w:rsid w:val="0071236D"/>
    <w:rsid w:val="00714C5B"/>
    <w:rsid w:val="00717EEC"/>
    <w:rsid w:val="00717F39"/>
    <w:rsid w:val="0072045B"/>
    <w:rsid w:val="00721F0B"/>
    <w:rsid w:val="0072223D"/>
    <w:rsid w:val="0072224C"/>
    <w:rsid w:val="00722BCE"/>
    <w:rsid w:val="00723B12"/>
    <w:rsid w:val="00725ECA"/>
    <w:rsid w:val="00726F15"/>
    <w:rsid w:val="00727242"/>
    <w:rsid w:val="00727F50"/>
    <w:rsid w:val="007324A2"/>
    <w:rsid w:val="00732B8A"/>
    <w:rsid w:val="00733556"/>
    <w:rsid w:val="00735707"/>
    <w:rsid w:val="00735BCB"/>
    <w:rsid w:val="00737BBA"/>
    <w:rsid w:val="0074010F"/>
    <w:rsid w:val="00740601"/>
    <w:rsid w:val="00741316"/>
    <w:rsid w:val="0074160D"/>
    <w:rsid w:val="00742337"/>
    <w:rsid w:val="0074289B"/>
    <w:rsid w:val="007440DD"/>
    <w:rsid w:val="007463B2"/>
    <w:rsid w:val="007469AB"/>
    <w:rsid w:val="00750139"/>
    <w:rsid w:val="0075111D"/>
    <w:rsid w:val="00752C52"/>
    <w:rsid w:val="00753E57"/>
    <w:rsid w:val="0075446F"/>
    <w:rsid w:val="007550C8"/>
    <w:rsid w:val="007567E0"/>
    <w:rsid w:val="00757352"/>
    <w:rsid w:val="00757A25"/>
    <w:rsid w:val="00757ADE"/>
    <w:rsid w:val="007604C4"/>
    <w:rsid w:val="007648CA"/>
    <w:rsid w:val="0076633B"/>
    <w:rsid w:val="00770006"/>
    <w:rsid w:val="007705C2"/>
    <w:rsid w:val="007744F7"/>
    <w:rsid w:val="00776ABC"/>
    <w:rsid w:val="00777BD2"/>
    <w:rsid w:val="00780041"/>
    <w:rsid w:val="00781358"/>
    <w:rsid w:val="00781683"/>
    <w:rsid w:val="00781919"/>
    <w:rsid w:val="00782A76"/>
    <w:rsid w:val="00782BAA"/>
    <w:rsid w:val="00784ED5"/>
    <w:rsid w:val="007858B8"/>
    <w:rsid w:val="0079114D"/>
    <w:rsid w:val="007916B9"/>
    <w:rsid w:val="0079244B"/>
    <w:rsid w:val="00792CE7"/>
    <w:rsid w:val="00793496"/>
    <w:rsid w:val="0079498A"/>
    <w:rsid w:val="0079571E"/>
    <w:rsid w:val="00796F34"/>
    <w:rsid w:val="00797216"/>
    <w:rsid w:val="007A00EA"/>
    <w:rsid w:val="007A6F91"/>
    <w:rsid w:val="007B19D3"/>
    <w:rsid w:val="007B1C27"/>
    <w:rsid w:val="007B1D56"/>
    <w:rsid w:val="007B6CBD"/>
    <w:rsid w:val="007B7A7E"/>
    <w:rsid w:val="007B7B4C"/>
    <w:rsid w:val="007B7C55"/>
    <w:rsid w:val="007C1737"/>
    <w:rsid w:val="007C2D73"/>
    <w:rsid w:val="007C30D2"/>
    <w:rsid w:val="007C30E0"/>
    <w:rsid w:val="007C3DC1"/>
    <w:rsid w:val="007C45CC"/>
    <w:rsid w:val="007C6719"/>
    <w:rsid w:val="007C6802"/>
    <w:rsid w:val="007C6E34"/>
    <w:rsid w:val="007D39B3"/>
    <w:rsid w:val="007D3C53"/>
    <w:rsid w:val="007D5609"/>
    <w:rsid w:val="007D6758"/>
    <w:rsid w:val="007D729D"/>
    <w:rsid w:val="007D7FBA"/>
    <w:rsid w:val="007E2540"/>
    <w:rsid w:val="007E3FA0"/>
    <w:rsid w:val="007E6682"/>
    <w:rsid w:val="007F24BC"/>
    <w:rsid w:val="007F2BE4"/>
    <w:rsid w:val="007F2E87"/>
    <w:rsid w:val="007F4359"/>
    <w:rsid w:val="007F475E"/>
    <w:rsid w:val="007F4F8C"/>
    <w:rsid w:val="007F5889"/>
    <w:rsid w:val="007F605E"/>
    <w:rsid w:val="007F6500"/>
    <w:rsid w:val="00803505"/>
    <w:rsid w:val="00803BC8"/>
    <w:rsid w:val="008052FD"/>
    <w:rsid w:val="00806381"/>
    <w:rsid w:val="00810EE4"/>
    <w:rsid w:val="00814FE7"/>
    <w:rsid w:val="00815ED3"/>
    <w:rsid w:val="00815F01"/>
    <w:rsid w:val="008178D8"/>
    <w:rsid w:val="00820535"/>
    <w:rsid w:val="00823027"/>
    <w:rsid w:val="008252B7"/>
    <w:rsid w:val="00825FEF"/>
    <w:rsid w:val="008314F5"/>
    <w:rsid w:val="0083252A"/>
    <w:rsid w:val="00834C84"/>
    <w:rsid w:val="00835434"/>
    <w:rsid w:val="00836795"/>
    <w:rsid w:val="008425D5"/>
    <w:rsid w:val="008432C8"/>
    <w:rsid w:val="008434DC"/>
    <w:rsid w:val="008435EA"/>
    <w:rsid w:val="00844527"/>
    <w:rsid w:val="0084664C"/>
    <w:rsid w:val="008475D0"/>
    <w:rsid w:val="008500B1"/>
    <w:rsid w:val="00853091"/>
    <w:rsid w:val="00853138"/>
    <w:rsid w:val="0085415D"/>
    <w:rsid w:val="00855B94"/>
    <w:rsid w:val="00855E06"/>
    <w:rsid w:val="00855E4A"/>
    <w:rsid w:val="00857ACE"/>
    <w:rsid w:val="00857D09"/>
    <w:rsid w:val="00860D15"/>
    <w:rsid w:val="00863193"/>
    <w:rsid w:val="00865669"/>
    <w:rsid w:val="008710FC"/>
    <w:rsid w:val="00873AF0"/>
    <w:rsid w:val="00876C5C"/>
    <w:rsid w:val="00880150"/>
    <w:rsid w:val="00881BEF"/>
    <w:rsid w:val="00885297"/>
    <w:rsid w:val="00885842"/>
    <w:rsid w:val="00885918"/>
    <w:rsid w:val="00897945"/>
    <w:rsid w:val="008A079C"/>
    <w:rsid w:val="008A13C0"/>
    <w:rsid w:val="008A17C0"/>
    <w:rsid w:val="008A1CEC"/>
    <w:rsid w:val="008A5A5E"/>
    <w:rsid w:val="008A62CD"/>
    <w:rsid w:val="008A6E9C"/>
    <w:rsid w:val="008A6F0F"/>
    <w:rsid w:val="008A7457"/>
    <w:rsid w:val="008A759A"/>
    <w:rsid w:val="008B07C0"/>
    <w:rsid w:val="008B4DE3"/>
    <w:rsid w:val="008B74C9"/>
    <w:rsid w:val="008C0C84"/>
    <w:rsid w:val="008C25BC"/>
    <w:rsid w:val="008C3344"/>
    <w:rsid w:val="008C3628"/>
    <w:rsid w:val="008C3BD6"/>
    <w:rsid w:val="008C44B8"/>
    <w:rsid w:val="008C5B8D"/>
    <w:rsid w:val="008C5BDB"/>
    <w:rsid w:val="008C6E50"/>
    <w:rsid w:val="008D1F3D"/>
    <w:rsid w:val="008D6540"/>
    <w:rsid w:val="008D661B"/>
    <w:rsid w:val="008D72AA"/>
    <w:rsid w:val="008E0195"/>
    <w:rsid w:val="008E0F4A"/>
    <w:rsid w:val="008E222E"/>
    <w:rsid w:val="008E29E8"/>
    <w:rsid w:val="008E307C"/>
    <w:rsid w:val="008E36D4"/>
    <w:rsid w:val="008E37DA"/>
    <w:rsid w:val="008E3AFB"/>
    <w:rsid w:val="008E68B2"/>
    <w:rsid w:val="008F4B5D"/>
    <w:rsid w:val="008F507D"/>
    <w:rsid w:val="008F5348"/>
    <w:rsid w:val="008F709D"/>
    <w:rsid w:val="00901007"/>
    <w:rsid w:val="00904451"/>
    <w:rsid w:val="00905BB4"/>
    <w:rsid w:val="009061A4"/>
    <w:rsid w:val="00907120"/>
    <w:rsid w:val="00907D1F"/>
    <w:rsid w:val="00910172"/>
    <w:rsid w:val="00911FDB"/>
    <w:rsid w:val="009135B0"/>
    <w:rsid w:val="009142BA"/>
    <w:rsid w:val="0092129D"/>
    <w:rsid w:val="00924527"/>
    <w:rsid w:val="00924E2F"/>
    <w:rsid w:val="00925ED1"/>
    <w:rsid w:val="00927706"/>
    <w:rsid w:val="00927EB9"/>
    <w:rsid w:val="00932366"/>
    <w:rsid w:val="009326D3"/>
    <w:rsid w:val="00933672"/>
    <w:rsid w:val="00934C1B"/>
    <w:rsid w:val="00934CBC"/>
    <w:rsid w:val="0093730C"/>
    <w:rsid w:val="009422EB"/>
    <w:rsid w:val="00943276"/>
    <w:rsid w:val="009440CC"/>
    <w:rsid w:val="00944E5E"/>
    <w:rsid w:val="00945792"/>
    <w:rsid w:val="0095175F"/>
    <w:rsid w:val="00952485"/>
    <w:rsid w:val="0095419F"/>
    <w:rsid w:val="00956407"/>
    <w:rsid w:val="009569D0"/>
    <w:rsid w:val="00956A3D"/>
    <w:rsid w:val="00957ABB"/>
    <w:rsid w:val="009607DB"/>
    <w:rsid w:val="0096209B"/>
    <w:rsid w:val="00965B51"/>
    <w:rsid w:val="00970183"/>
    <w:rsid w:val="0097322A"/>
    <w:rsid w:val="00975CFD"/>
    <w:rsid w:val="0097639C"/>
    <w:rsid w:val="009814E1"/>
    <w:rsid w:val="009819DE"/>
    <w:rsid w:val="009827BD"/>
    <w:rsid w:val="00983538"/>
    <w:rsid w:val="0098420B"/>
    <w:rsid w:val="00985FF7"/>
    <w:rsid w:val="00987C43"/>
    <w:rsid w:val="009904F0"/>
    <w:rsid w:val="00991070"/>
    <w:rsid w:val="009928BD"/>
    <w:rsid w:val="00992914"/>
    <w:rsid w:val="0099611F"/>
    <w:rsid w:val="009A0ECE"/>
    <w:rsid w:val="009A1924"/>
    <w:rsid w:val="009A338C"/>
    <w:rsid w:val="009A4CE9"/>
    <w:rsid w:val="009A6EB6"/>
    <w:rsid w:val="009C0327"/>
    <w:rsid w:val="009C0E79"/>
    <w:rsid w:val="009C22C9"/>
    <w:rsid w:val="009C4056"/>
    <w:rsid w:val="009C773B"/>
    <w:rsid w:val="009D26F6"/>
    <w:rsid w:val="009D3887"/>
    <w:rsid w:val="009D3EDA"/>
    <w:rsid w:val="009D539F"/>
    <w:rsid w:val="009D61B6"/>
    <w:rsid w:val="009E344A"/>
    <w:rsid w:val="009E377D"/>
    <w:rsid w:val="009E70B8"/>
    <w:rsid w:val="009E7B15"/>
    <w:rsid w:val="009F100C"/>
    <w:rsid w:val="009F6319"/>
    <w:rsid w:val="009F7420"/>
    <w:rsid w:val="009F78AB"/>
    <w:rsid w:val="009F7E6A"/>
    <w:rsid w:val="00A01D17"/>
    <w:rsid w:val="00A050EC"/>
    <w:rsid w:val="00A05331"/>
    <w:rsid w:val="00A053A9"/>
    <w:rsid w:val="00A05B22"/>
    <w:rsid w:val="00A0630C"/>
    <w:rsid w:val="00A0661D"/>
    <w:rsid w:val="00A06E5C"/>
    <w:rsid w:val="00A07301"/>
    <w:rsid w:val="00A07D01"/>
    <w:rsid w:val="00A119E5"/>
    <w:rsid w:val="00A1275D"/>
    <w:rsid w:val="00A14F17"/>
    <w:rsid w:val="00A15832"/>
    <w:rsid w:val="00A15AA4"/>
    <w:rsid w:val="00A1614A"/>
    <w:rsid w:val="00A17350"/>
    <w:rsid w:val="00A200FA"/>
    <w:rsid w:val="00A22A2B"/>
    <w:rsid w:val="00A243A2"/>
    <w:rsid w:val="00A25799"/>
    <w:rsid w:val="00A27FBE"/>
    <w:rsid w:val="00A3227F"/>
    <w:rsid w:val="00A328F5"/>
    <w:rsid w:val="00A3295B"/>
    <w:rsid w:val="00A32F94"/>
    <w:rsid w:val="00A34828"/>
    <w:rsid w:val="00A34F9B"/>
    <w:rsid w:val="00A354D2"/>
    <w:rsid w:val="00A36823"/>
    <w:rsid w:val="00A37872"/>
    <w:rsid w:val="00A40BEB"/>
    <w:rsid w:val="00A418D1"/>
    <w:rsid w:val="00A441E8"/>
    <w:rsid w:val="00A44CD3"/>
    <w:rsid w:val="00A46F6A"/>
    <w:rsid w:val="00A47DD8"/>
    <w:rsid w:val="00A47E3E"/>
    <w:rsid w:val="00A519FD"/>
    <w:rsid w:val="00A522F5"/>
    <w:rsid w:val="00A52723"/>
    <w:rsid w:val="00A52B17"/>
    <w:rsid w:val="00A54FAB"/>
    <w:rsid w:val="00A56AE2"/>
    <w:rsid w:val="00A56E65"/>
    <w:rsid w:val="00A608E0"/>
    <w:rsid w:val="00A60B69"/>
    <w:rsid w:val="00A613C0"/>
    <w:rsid w:val="00A62AF5"/>
    <w:rsid w:val="00A64272"/>
    <w:rsid w:val="00A66897"/>
    <w:rsid w:val="00A71098"/>
    <w:rsid w:val="00A71405"/>
    <w:rsid w:val="00A72251"/>
    <w:rsid w:val="00A72CD8"/>
    <w:rsid w:val="00A736A7"/>
    <w:rsid w:val="00A75264"/>
    <w:rsid w:val="00A76B13"/>
    <w:rsid w:val="00A7723A"/>
    <w:rsid w:val="00A7764A"/>
    <w:rsid w:val="00A80225"/>
    <w:rsid w:val="00A80BE4"/>
    <w:rsid w:val="00A81A4B"/>
    <w:rsid w:val="00A81CA9"/>
    <w:rsid w:val="00A8220E"/>
    <w:rsid w:val="00A83A67"/>
    <w:rsid w:val="00A85D28"/>
    <w:rsid w:val="00A86B47"/>
    <w:rsid w:val="00A9257C"/>
    <w:rsid w:val="00A92C80"/>
    <w:rsid w:val="00A96124"/>
    <w:rsid w:val="00A964E6"/>
    <w:rsid w:val="00A9679C"/>
    <w:rsid w:val="00A97D58"/>
    <w:rsid w:val="00AA2544"/>
    <w:rsid w:val="00AA3986"/>
    <w:rsid w:val="00AA3C55"/>
    <w:rsid w:val="00AA5BFE"/>
    <w:rsid w:val="00AA7102"/>
    <w:rsid w:val="00AB0CE6"/>
    <w:rsid w:val="00AB27D9"/>
    <w:rsid w:val="00AB33C6"/>
    <w:rsid w:val="00AB4BE0"/>
    <w:rsid w:val="00AC19EB"/>
    <w:rsid w:val="00AC1E3E"/>
    <w:rsid w:val="00AC54AC"/>
    <w:rsid w:val="00AC5C4F"/>
    <w:rsid w:val="00AC6232"/>
    <w:rsid w:val="00AC77E6"/>
    <w:rsid w:val="00AC7E42"/>
    <w:rsid w:val="00AD1BB9"/>
    <w:rsid w:val="00AD20BF"/>
    <w:rsid w:val="00AD3333"/>
    <w:rsid w:val="00AD3E97"/>
    <w:rsid w:val="00AD49EE"/>
    <w:rsid w:val="00AD584B"/>
    <w:rsid w:val="00AD63B3"/>
    <w:rsid w:val="00AE04AD"/>
    <w:rsid w:val="00AE15F8"/>
    <w:rsid w:val="00AE20F3"/>
    <w:rsid w:val="00AE2FDE"/>
    <w:rsid w:val="00AE7E3E"/>
    <w:rsid w:val="00AF2454"/>
    <w:rsid w:val="00AF3B55"/>
    <w:rsid w:val="00AF3BF7"/>
    <w:rsid w:val="00AF7C43"/>
    <w:rsid w:val="00B022D0"/>
    <w:rsid w:val="00B02B27"/>
    <w:rsid w:val="00B035B2"/>
    <w:rsid w:val="00B0491C"/>
    <w:rsid w:val="00B05E8E"/>
    <w:rsid w:val="00B0645F"/>
    <w:rsid w:val="00B067CB"/>
    <w:rsid w:val="00B06E6C"/>
    <w:rsid w:val="00B136AA"/>
    <w:rsid w:val="00B15139"/>
    <w:rsid w:val="00B1580E"/>
    <w:rsid w:val="00B15F99"/>
    <w:rsid w:val="00B15FF7"/>
    <w:rsid w:val="00B16112"/>
    <w:rsid w:val="00B2061E"/>
    <w:rsid w:val="00B2104C"/>
    <w:rsid w:val="00B229AD"/>
    <w:rsid w:val="00B229F9"/>
    <w:rsid w:val="00B2328E"/>
    <w:rsid w:val="00B23509"/>
    <w:rsid w:val="00B248D4"/>
    <w:rsid w:val="00B24DF0"/>
    <w:rsid w:val="00B26C56"/>
    <w:rsid w:val="00B27805"/>
    <w:rsid w:val="00B2795B"/>
    <w:rsid w:val="00B27DD6"/>
    <w:rsid w:val="00B30ABC"/>
    <w:rsid w:val="00B31447"/>
    <w:rsid w:val="00B352A6"/>
    <w:rsid w:val="00B373D1"/>
    <w:rsid w:val="00B3786B"/>
    <w:rsid w:val="00B414E1"/>
    <w:rsid w:val="00B42974"/>
    <w:rsid w:val="00B42F80"/>
    <w:rsid w:val="00B44121"/>
    <w:rsid w:val="00B458FB"/>
    <w:rsid w:val="00B507F7"/>
    <w:rsid w:val="00B51C56"/>
    <w:rsid w:val="00B53ACF"/>
    <w:rsid w:val="00B62118"/>
    <w:rsid w:val="00B64EBC"/>
    <w:rsid w:val="00B65E96"/>
    <w:rsid w:val="00B6772D"/>
    <w:rsid w:val="00B7095B"/>
    <w:rsid w:val="00B73393"/>
    <w:rsid w:val="00B765D5"/>
    <w:rsid w:val="00B77C06"/>
    <w:rsid w:val="00B806B7"/>
    <w:rsid w:val="00B80BC2"/>
    <w:rsid w:val="00B82F72"/>
    <w:rsid w:val="00B84144"/>
    <w:rsid w:val="00B84509"/>
    <w:rsid w:val="00B84887"/>
    <w:rsid w:val="00B85D61"/>
    <w:rsid w:val="00B873FF"/>
    <w:rsid w:val="00B90189"/>
    <w:rsid w:val="00B909FD"/>
    <w:rsid w:val="00B9211F"/>
    <w:rsid w:val="00B941B8"/>
    <w:rsid w:val="00B953BC"/>
    <w:rsid w:val="00BA1500"/>
    <w:rsid w:val="00BA433F"/>
    <w:rsid w:val="00BA64B9"/>
    <w:rsid w:val="00BB0E94"/>
    <w:rsid w:val="00BB3C15"/>
    <w:rsid w:val="00BB5F7D"/>
    <w:rsid w:val="00BB5FD9"/>
    <w:rsid w:val="00BB6709"/>
    <w:rsid w:val="00BB678A"/>
    <w:rsid w:val="00BB75F3"/>
    <w:rsid w:val="00BC4740"/>
    <w:rsid w:val="00BC5C60"/>
    <w:rsid w:val="00BC73DC"/>
    <w:rsid w:val="00BC752C"/>
    <w:rsid w:val="00BD1381"/>
    <w:rsid w:val="00BD2195"/>
    <w:rsid w:val="00BD4E36"/>
    <w:rsid w:val="00BD5E3C"/>
    <w:rsid w:val="00BD6E5F"/>
    <w:rsid w:val="00BE0555"/>
    <w:rsid w:val="00BE2C89"/>
    <w:rsid w:val="00BE2FBC"/>
    <w:rsid w:val="00BE3AFF"/>
    <w:rsid w:val="00BE452F"/>
    <w:rsid w:val="00BE4A0B"/>
    <w:rsid w:val="00BE4C03"/>
    <w:rsid w:val="00BE621B"/>
    <w:rsid w:val="00BF08F1"/>
    <w:rsid w:val="00BF0DD1"/>
    <w:rsid w:val="00BF14D9"/>
    <w:rsid w:val="00BF1C3E"/>
    <w:rsid w:val="00BF1F36"/>
    <w:rsid w:val="00BF3B0C"/>
    <w:rsid w:val="00BF3D4F"/>
    <w:rsid w:val="00BF3DE6"/>
    <w:rsid w:val="00BF5CFA"/>
    <w:rsid w:val="00BF5DC4"/>
    <w:rsid w:val="00BF73E1"/>
    <w:rsid w:val="00C00544"/>
    <w:rsid w:val="00C0218E"/>
    <w:rsid w:val="00C106B0"/>
    <w:rsid w:val="00C10DC8"/>
    <w:rsid w:val="00C12FC8"/>
    <w:rsid w:val="00C13219"/>
    <w:rsid w:val="00C1370B"/>
    <w:rsid w:val="00C16232"/>
    <w:rsid w:val="00C16E46"/>
    <w:rsid w:val="00C208B7"/>
    <w:rsid w:val="00C23684"/>
    <w:rsid w:val="00C242AC"/>
    <w:rsid w:val="00C26315"/>
    <w:rsid w:val="00C26E11"/>
    <w:rsid w:val="00C270A2"/>
    <w:rsid w:val="00C279E6"/>
    <w:rsid w:val="00C27E98"/>
    <w:rsid w:val="00C30EC2"/>
    <w:rsid w:val="00C31111"/>
    <w:rsid w:val="00C31387"/>
    <w:rsid w:val="00C313DC"/>
    <w:rsid w:val="00C34087"/>
    <w:rsid w:val="00C348D5"/>
    <w:rsid w:val="00C35D3F"/>
    <w:rsid w:val="00C36EFC"/>
    <w:rsid w:val="00C42083"/>
    <w:rsid w:val="00C47A66"/>
    <w:rsid w:val="00C47D0F"/>
    <w:rsid w:val="00C50403"/>
    <w:rsid w:val="00C528C6"/>
    <w:rsid w:val="00C52ECE"/>
    <w:rsid w:val="00C53F2F"/>
    <w:rsid w:val="00C54F69"/>
    <w:rsid w:val="00C57FDA"/>
    <w:rsid w:val="00C60B3F"/>
    <w:rsid w:val="00C61836"/>
    <w:rsid w:val="00C630DD"/>
    <w:rsid w:val="00C65152"/>
    <w:rsid w:val="00C65675"/>
    <w:rsid w:val="00C65D85"/>
    <w:rsid w:val="00C66021"/>
    <w:rsid w:val="00C6613C"/>
    <w:rsid w:val="00C677CE"/>
    <w:rsid w:val="00C70BEE"/>
    <w:rsid w:val="00C7281A"/>
    <w:rsid w:val="00C73728"/>
    <w:rsid w:val="00C766FF"/>
    <w:rsid w:val="00C8214E"/>
    <w:rsid w:val="00C840F4"/>
    <w:rsid w:val="00C84736"/>
    <w:rsid w:val="00C85213"/>
    <w:rsid w:val="00C852E7"/>
    <w:rsid w:val="00C86375"/>
    <w:rsid w:val="00C920B9"/>
    <w:rsid w:val="00C9307A"/>
    <w:rsid w:val="00C94368"/>
    <w:rsid w:val="00C960FB"/>
    <w:rsid w:val="00C96C9E"/>
    <w:rsid w:val="00CA1FF1"/>
    <w:rsid w:val="00CA21D5"/>
    <w:rsid w:val="00CA6E66"/>
    <w:rsid w:val="00CA767F"/>
    <w:rsid w:val="00CB0E93"/>
    <w:rsid w:val="00CB2581"/>
    <w:rsid w:val="00CB320E"/>
    <w:rsid w:val="00CB378B"/>
    <w:rsid w:val="00CB758F"/>
    <w:rsid w:val="00CB76D3"/>
    <w:rsid w:val="00CD1E20"/>
    <w:rsid w:val="00CD2FB2"/>
    <w:rsid w:val="00CD3C0E"/>
    <w:rsid w:val="00CD53CB"/>
    <w:rsid w:val="00CD54D1"/>
    <w:rsid w:val="00CD618D"/>
    <w:rsid w:val="00CD6605"/>
    <w:rsid w:val="00CE086B"/>
    <w:rsid w:val="00CE632F"/>
    <w:rsid w:val="00CF2450"/>
    <w:rsid w:val="00CF25F4"/>
    <w:rsid w:val="00CF36D0"/>
    <w:rsid w:val="00CF5394"/>
    <w:rsid w:val="00CF588E"/>
    <w:rsid w:val="00D03096"/>
    <w:rsid w:val="00D04B78"/>
    <w:rsid w:val="00D04FC1"/>
    <w:rsid w:val="00D111B6"/>
    <w:rsid w:val="00D163EE"/>
    <w:rsid w:val="00D163F9"/>
    <w:rsid w:val="00D17040"/>
    <w:rsid w:val="00D17116"/>
    <w:rsid w:val="00D173B1"/>
    <w:rsid w:val="00D22241"/>
    <w:rsid w:val="00D22260"/>
    <w:rsid w:val="00D23254"/>
    <w:rsid w:val="00D23311"/>
    <w:rsid w:val="00D23460"/>
    <w:rsid w:val="00D25F2B"/>
    <w:rsid w:val="00D27368"/>
    <w:rsid w:val="00D3092B"/>
    <w:rsid w:val="00D313AE"/>
    <w:rsid w:val="00D31FDD"/>
    <w:rsid w:val="00D32253"/>
    <w:rsid w:val="00D33CA9"/>
    <w:rsid w:val="00D3465D"/>
    <w:rsid w:val="00D34746"/>
    <w:rsid w:val="00D34A64"/>
    <w:rsid w:val="00D35544"/>
    <w:rsid w:val="00D356B8"/>
    <w:rsid w:val="00D4000B"/>
    <w:rsid w:val="00D409EB"/>
    <w:rsid w:val="00D44D8F"/>
    <w:rsid w:val="00D52A85"/>
    <w:rsid w:val="00D53A6D"/>
    <w:rsid w:val="00D54AA4"/>
    <w:rsid w:val="00D576CF"/>
    <w:rsid w:val="00D57B48"/>
    <w:rsid w:val="00D57EA3"/>
    <w:rsid w:val="00D605E8"/>
    <w:rsid w:val="00D612AD"/>
    <w:rsid w:val="00D6147C"/>
    <w:rsid w:val="00D6601A"/>
    <w:rsid w:val="00D674A4"/>
    <w:rsid w:val="00D708FC"/>
    <w:rsid w:val="00D70EBA"/>
    <w:rsid w:val="00D7102C"/>
    <w:rsid w:val="00D7302B"/>
    <w:rsid w:val="00D73686"/>
    <w:rsid w:val="00D75B3E"/>
    <w:rsid w:val="00D76A83"/>
    <w:rsid w:val="00D77014"/>
    <w:rsid w:val="00D8229E"/>
    <w:rsid w:val="00D83DBF"/>
    <w:rsid w:val="00D84C05"/>
    <w:rsid w:val="00D87BB1"/>
    <w:rsid w:val="00D91284"/>
    <w:rsid w:val="00D92012"/>
    <w:rsid w:val="00D9422F"/>
    <w:rsid w:val="00D94F92"/>
    <w:rsid w:val="00DA02F1"/>
    <w:rsid w:val="00DA29E5"/>
    <w:rsid w:val="00DA4908"/>
    <w:rsid w:val="00DA494B"/>
    <w:rsid w:val="00DA58C3"/>
    <w:rsid w:val="00DA69BA"/>
    <w:rsid w:val="00DB00D3"/>
    <w:rsid w:val="00DB027E"/>
    <w:rsid w:val="00DB052E"/>
    <w:rsid w:val="00DB13FC"/>
    <w:rsid w:val="00DB21AC"/>
    <w:rsid w:val="00DB226B"/>
    <w:rsid w:val="00DB3681"/>
    <w:rsid w:val="00DB4DCE"/>
    <w:rsid w:val="00DC14A2"/>
    <w:rsid w:val="00DC2B6C"/>
    <w:rsid w:val="00DC3667"/>
    <w:rsid w:val="00DC4DE4"/>
    <w:rsid w:val="00DC678A"/>
    <w:rsid w:val="00DC71D2"/>
    <w:rsid w:val="00DD1E66"/>
    <w:rsid w:val="00DD40EC"/>
    <w:rsid w:val="00DD509C"/>
    <w:rsid w:val="00DD5807"/>
    <w:rsid w:val="00DD71F1"/>
    <w:rsid w:val="00DD7223"/>
    <w:rsid w:val="00DD78CA"/>
    <w:rsid w:val="00DE0BD7"/>
    <w:rsid w:val="00DE0D99"/>
    <w:rsid w:val="00DE1CA0"/>
    <w:rsid w:val="00DE497E"/>
    <w:rsid w:val="00DF07E0"/>
    <w:rsid w:val="00DF2E5F"/>
    <w:rsid w:val="00DF3727"/>
    <w:rsid w:val="00DF5041"/>
    <w:rsid w:val="00DF5E0F"/>
    <w:rsid w:val="00DF646E"/>
    <w:rsid w:val="00DF6CB0"/>
    <w:rsid w:val="00E020DA"/>
    <w:rsid w:val="00E02807"/>
    <w:rsid w:val="00E02BE0"/>
    <w:rsid w:val="00E0411D"/>
    <w:rsid w:val="00E0785F"/>
    <w:rsid w:val="00E10353"/>
    <w:rsid w:val="00E10C93"/>
    <w:rsid w:val="00E11E39"/>
    <w:rsid w:val="00E153E2"/>
    <w:rsid w:val="00E15DA0"/>
    <w:rsid w:val="00E175BC"/>
    <w:rsid w:val="00E21030"/>
    <w:rsid w:val="00E21045"/>
    <w:rsid w:val="00E21EDF"/>
    <w:rsid w:val="00E23AA9"/>
    <w:rsid w:val="00E23DD7"/>
    <w:rsid w:val="00E24777"/>
    <w:rsid w:val="00E24B2D"/>
    <w:rsid w:val="00E25BDE"/>
    <w:rsid w:val="00E25CA4"/>
    <w:rsid w:val="00E26F9A"/>
    <w:rsid w:val="00E32AB5"/>
    <w:rsid w:val="00E37ACF"/>
    <w:rsid w:val="00E40AC9"/>
    <w:rsid w:val="00E418CB"/>
    <w:rsid w:val="00E42018"/>
    <w:rsid w:val="00E427E7"/>
    <w:rsid w:val="00E44809"/>
    <w:rsid w:val="00E45B84"/>
    <w:rsid w:val="00E5132A"/>
    <w:rsid w:val="00E52DF3"/>
    <w:rsid w:val="00E54EF3"/>
    <w:rsid w:val="00E56366"/>
    <w:rsid w:val="00E61FAB"/>
    <w:rsid w:val="00E620D1"/>
    <w:rsid w:val="00E66BC8"/>
    <w:rsid w:val="00E729AF"/>
    <w:rsid w:val="00E743B0"/>
    <w:rsid w:val="00E74450"/>
    <w:rsid w:val="00E74942"/>
    <w:rsid w:val="00E753CD"/>
    <w:rsid w:val="00E774AC"/>
    <w:rsid w:val="00E7769E"/>
    <w:rsid w:val="00E8322E"/>
    <w:rsid w:val="00E8412C"/>
    <w:rsid w:val="00E8412E"/>
    <w:rsid w:val="00E8705A"/>
    <w:rsid w:val="00E872DA"/>
    <w:rsid w:val="00E877BE"/>
    <w:rsid w:val="00E9113D"/>
    <w:rsid w:val="00E923BB"/>
    <w:rsid w:val="00E94A7A"/>
    <w:rsid w:val="00EA0CAF"/>
    <w:rsid w:val="00EA1344"/>
    <w:rsid w:val="00EA7964"/>
    <w:rsid w:val="00EB5111"/>
    <w:rsid w:val="00EB5233"/>
    <w:rsid w:val="00EC1A5C"/>
    <w:rsid w:val="00EC2D8C"/>
    <w:rsid w:val="00EC347B"/>
    <w:rsid w:val="00EC473D"/>
    <w:rsid w:val="00EC7A3B"/>
    <w:rsid w:val="00EC7CB7"/>
    <w:rsid w:val="00ED5CAE"/>
    <w:rsid w:val="00EE0AF7"/>
    <w:rsid w:val="00EE1543"/>
    <w:rsid w:val="00EE4686"/>
    <w:rsid w:val="00EE4F52"/>
    <w:rsid w:val="00EE50A0"/>
    <w:rsid w:val="00EE57EA"/>
    <w:rsid w:val="00EE76C1"/>
    <w:rsid w:val="00EF4123"/>
    <w:rsid w:val="00EF493F"/>
    <w:rsid w:val="00EF57DE"/>
    <w:rsid w:val="00EF585B"/>
    <w:rsid w:val="00EF59ED"/>
    <w:rsid w:val="00EF679B"/>
    <w:rsid w:val="00EF6E1D"/>
    <w:rsid w:val="00F00DBB"/>
    <w:rsid w:val="00F01A7D"/>
    <w:rsid w:val="00F02FF7"/>
    <w:rsid w:val="00F0358E"/>
    <w:rsid w:val="00F0548E"/>
    <w:rsid w:val="00F05A28"/>
    <w:rsid w:val="00F063EE"/>
    <w:rsid w:val="00F0695A"/>
    <w:rsid w:val="00F06DEE"/>
    <w:rsid w:val="00F10649"/>
    <w:rsid w:val="00F11877"/>
    <w:rsid w:val="00F12516"/>
    <w:rsid w:val="00F1280C"/>
    <w:rsid w:val="00F151AD"/>
    <w:rsid w:val="00F15D45"/>
    <w:rsid w:val="00F16C1E"/>
    <w:rsid w:val="00F1713D"/>
    <w:rsid w:val="00F20719"/>
    <w:rsid w:val="00F20FDC"/>
    <w:rsid w:val="00F21840"/>
    <w:rsid w:val="00F2274D"/>
    <w:rsid w:val="00F239CB"/>
    <w:rsid w:val="00F26A56"/>
    <w:rsid w:val="00F31494"/>
    <w:rsid w:val="00F31A6F"/>
    <w:rsid w:val="00F368D9"/>
    <w:rsid w:val="00F40635"/>
    <w:rsid w:val="00F50407"/>
    <w:rsid w:val="00F51A18"/>
    <w:rsid w:val="00F5249B"/>
    <w:rsid w:val="00F52864"/>
    <w:rsid w:val="00F53011"/>
    <w:rsid w:val="00F5566C"/>
    <w:rsid w:val="00F55A61"/>
    <w:rsid w:val="00F55EC7"/>
    <w:rsid w:val="00F57A51"/>
    <w:rsid w:val="00F6061E"/>
    <w:rsid w:val="00F60D82"/>
    <w:rsid w:val="00F64CCD"/>
    <w:rsid w:val="00F70BA6"/>
    <w:rsid w:val="00F719D5"/>
    <w:rsid w:val="00F7690F"/>
    <w:rsid w:val="00F818B1"/>
    <w:rsid w:val="00F87A89"/>
    <w:rsid w:val="00F91991"/>
    <w:rsid w:val="00F9444E"/>
    <w:rsid w:val="00F94A03"/>
    <w:rsid w:val="00F94F5A"/>
    <w:rsid w:val="00F95B2E"/>
    <w:rsid w:val="00F95B74"/>
    <w:rsid w:val="00FA1253"/>
    <w:rsid w:val="00FA67C1"/>
    <w:rsid w:val="00FB0F77"/>
    <w:rsid w:val="00FB26B7"/>
    <w:rsid w:val="00FB2CFD"/>
    <w:rsid w:val="00FB325B"/>
    <w:rsid w:val="00FB7202"/>
    <w:rsid w:val="00FC112C"/>
    <w:rsid w:val="00FC33D4"/>
    <w:rsid w:val="00FC4D85"/>
    <w:rsid w:val="00FC5E02"/>
    <w:rsid w:val="00FC6901"/>
    <w:rsid w:val="00FC7F29"/>
    <w:rsid w:val="00FD5073"/>
    <w:rsid w:val="00FD6528"/>
    <w:rsid w:val="00FD730A"/>
    <w:rsid w:val="00FE3E4D"/>
    <w:rsid w:val="00FE450A"/>
    <w:rsid w:val="00FF0A79"/>
    <w:rsid w:val="00FF1FC5"/>
    <w:rsid w:val="00FF4D6D"/>
    <w:rsid w:val="00FF5706"/>
    <w:rsid w:val="00FF59C8"/>
    <w:rsid w:val="00FF7113"/>
    <w:rsid w:val="00FF77D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State"/>
  <w:smartTagType w:namespaceuri="urn:schemas-microsoft-com:office:smarttags" w:name="place"/>
  <w:smartTagType w:namespaceuri="urn:schemas-microsoft-com:office:smarttags" w:name="City"/>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utoRedefine/>
    <w:qFormat/>
    <w:rsid w:val="00426928"/>
    <w:rPr>
      <w:rFonts w:ascii="Arial" w:hAnsi="Arial"/>
      <w:szCs w:val="24"/>
    </w:rPr>
  </w:style>
  <w:style w:type="paragraph" w:styleId="Heading1">
    <w:name w:val="heading 1"/>
    <w:basedOn w:val="Normal"/>
    <w:next w:val="Normal"/>
    <w:qFormat/>
    <w:rsid w:val="00DF5E0F"/>
    <w:pPr>
      <w:keepNext/>
      <w:spacing w:before="240" w:after="60"/>
      <w:outlineLvl w:val="0"/>
    </w:pPr>
    <w:rPr>
      <w:rFonts w:cs="Arial"/>
      <w:b/>
      <w:bCs/>
      <w:kern w:val="32"/>
      <w:sz w:val="32"/>
      <w:szCs w:val="32"/>
    </w:rPr>
  </w:style>
  <w:style w:type="paragraph" w:styleId="Heading3">
    <w:name w:val="heading 3"/>
    <w:basedOn w:val="Normal"/>
    <w:next w:val="Normal"/>
    <w:autoRedefine/>
    <w:qFormat/>
    <w:rsid w:val="00577B49"/>
    <w:pPr>
      <w:keepNext/>
      <w:spacing w:before="240" w:after="60"/>
      <w:outlineLvl w:val="2"/>
    </w:pPr>
    <w:rPr>
      <w:rFonts w:cs="Arial"/>
      <w:b/>
      <w:bCs/>
      <w:sz w:val="24"/>
      <w:szCs w:val="26"/>
    </w:rPr>
  </w:style>
  <w:style w:type="paragraph" w:styleId="Heading4">
    <w:name w:val="heading 4"/>
    <w:basedOn w:val="Normal"/>
    <w:next w:val="Normal"/>
    <w:qFormat/>
    <w:rsid w:val="00285091"/>
    <w:pPr>
      <w:keepNext/>
      <w:spacing w:before="240" w:after="60"/>
      <w:outlineLvl w:val="3"/>
    </w:pPr>
    <w:rPr>
      <w:rFonts w:ascii="Times New Roman" w:hAnsi="Times New Roman"/>
      <w:b/>
      <w:b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EndnoteText">
    <w:name w:val="endnote text"/>
    <w:basedOn w:val="Normal"/>
    <w:autoRedefine/>
    <w:semiHidden/>
    <w:rsid w:val="008E222E"/>
    <w:rPr>
      <w:i/>
      <w:szCs w:val="20"/>
    </w:rPr>
  </w:style>
  <w:style w:type="numbering" w:customStyle="1" w:styleId="StyleBulleted">
    <w:name w:val="Style Bulleted"/>
    <w:basedOn w:val="NoList"/>
    <w:rsid w:val="00173331"/>
    <w:pPr>
      <w:numPr>
        <w:numId w:val="1"/>
      </w:numPr>
    </w:pPr>
  </w:style>
  <w:style w:type="paragraph" w:customStyle="1" w:styleId="Style1">
    <w:name w:val="Style1"/>
    <w:basedOn w:val="Normal"/>
    <w:next w:val="Heading4"/>
    <w:rsid w:val="00285091"/>
    <w:rPr>
      <w:b/>
      <w:sz w:val="22"/>
    </w:rPr>
  </w:style>
  <w:style w:type="paragraph" w:customStyle="1" w:styleId="Style2">
    <w:name w:val="Style2"/>
    <w:basedOn w:val="Heading4"/>
    <w:autoRedefine/>
    <w:rsid w:val="00285091"/>
    <w:rPr>
      <w:rFonts w:ascii="Arial" w:hAnsi="Arial"/>
      <w:b w:val="0"/>
      <w:sz w:val="22"/>
      <w:u w:val="single"/>
    </w:rPr>
  </w:style>
  <w:style w:type="paragraph" w:styleId="FootnoteText">
    <w:name w:val="footnote text"/>
    <w:basedOn w:val="Normal"/>
    <w:semiHidden/>
    <w:rsid w:val="00DF5E0F"/>
    <w:rPr>
      <w:szCs w:val="20"/>
    </w:rPr>
  </w:style>
  <w:style w:type="character" w:styleId="FootnoteReference">
    <w:name w:val="footnote reference"/>
    <w:basedOn w:val="DefaultParagraphFont"/>
    <w:semiHidden/>
    <w:rsid w:val="00DF5E0F"/>
    <w:rPr>
      <w:vertAlign w:val="superscript"/>
    </w:rPr>
  </w:style>
  <w:style w:type="character" w:customStyle="1" w:styleId="yshortcuts">
    <w:name w:val="yshortcuts"/>
    <w:basedOn w:val="DefaultParagraphFont"/>
    <w:rsid w:val="00853091"/>
  </w:style>
  <w:style w:type="paragraph" w:styleId="Header">
    <w:name w:val="header"/>
    <w:basedOn w:val="Normal"/>
    <w:rsid w:val="00383BE3"/>
    <w:pPr>
      <w:tabs>
        <w:tab w:val="center" w:pos="4320"/>
        <w:tab w:val="right" w:pos="8640"/>
      </w:tabs>
    </w:pPr>
  </w:style>
  <w:style w:type="paragraph" w:styleId="Footer">
    <w:name w:val="footer"/>
    <w:basedOn w:val="Normal"/>
    <w:rsid w:val="00383BE3"/>
    <w:pPr>
      <w:tabs>
        <w:tab w:val="center" w:pos="4320"/>
        <w:tab w:val="right" w:pos="8640"/>
      </w:tabs>
    </w:pPr>
  </w:style>
  <w:style w:type="character" w:styleId="Hyperlink">
    <w:name w:val="Hyperlink"/>
    <w:basedOn w:val="DefaultParagraphFont"/>
    <w:rsid w:val="00AD3333"/>
    <w:rPr>
      <w:color w:val="0000FF"/>
      <w:u w:val="single"/>
    </w:rPr>
  </w:style>
  <w:style w:type="character" w:styleId="FollowedHyperlink">
    <w:name w:val="FollowedHyperlink"/>
    <w:basedOn w:val="DefaultParagraphFont"/>
    <w:rsid w:val="00A47DD8"/>
    <w:rPr>
      <w:color w:val="800080"/>
      <w:u w:val="single"/>
    </w:rPr>
  </w:style>
  <w:style w:type="character" w:styleId="CommentReference">
    <w:name w:val="annotation reference"/>
    <w:basedOn w:val="DefaultParagraphFont"/>
    <w:rsid w:val="00233FB3"/>
    <w:rPr>
      <w:sz w:val="16"/>
      <w:szCs w:val="16"/>
    </w:rPr>
  </w:style>
  <w:style w:type="paragraph" w:styleId="CommentText">
    <w:name w:val="annotation text"/>
    <w:basedOn w:val="Normal"/>
    <w:link w:val="CommentTextChar"/>
    <w:rsid w:val="00233FB3"/>
    <w:rPr>
      <w:szCs w:val="20"/>
    </w:rPr>
  </w:style>
  <w:style w:type="character" w:customStyle="1" w:styleId="CommentTextChar">
    <w:name w:val="Comment Text Char"/>
    <w:basedOn w:val="DefaultParagraphFont"/>
    <w:link w:val="CommentText"/>
    <w:rsid w:val="00233FB3"/>
    <w:rPr>
      <w:rFonts w:ascii="Arial" w:hAnsi="Arial"/>
    </w:rPr>
  </w:style>
  <w:style w:type="paragraph" w:styleId="CommentSubject">
    <w:name w:val="annotation subject"/>
    <w:basedOn w:val="CommentText"/>
    <w:next w:val="CommentText"/>
    <w:link w:val="CommentSubjectChar"/>
    <w:rsid w:val="00233FB3"/>
    <w:rPr>
      <w:b/>
      <w:bCs/>
    </w:rPr>
  </w:style>
  <w:style w:type="character" w:customStyle="1" w:styleId="CommentSubjectChar">
    <w:name w:val="Comment Subject Char"/>
    <w:basedOn w:val="CommentTextChar"/>
    <w:link w:val="CommentSubject"/>
    <w:rsid w:val="00233FB3"/>
    <w:rPr>
      <w:b/>
      <w:bCs/>
    </w:rPr>
  </w:style>
  <w:style w:type="paragraph" w:styleId="BalloonText">
    <w:name w:val="Balloon Text"/>
    <w:basedOn w:val="Normal"/>
    <w:link w:val="BalloonTextChar"/>
    <w:rsid w:val="00233FB3"/>
    <w:rPr>
      <w:rFonts w:ascii="Tahoma" w:hAnsi="Tahoma" w:cs="Tahoma"/>
      <w:sz w:val="16"/>
      <w:szCs w:val="16"/>
    </w:rPr>
  </w:style>
  <w:style w:type="character" w:customStyle="1" w:styleId="BalloonTextChar">
    <w:name w:val="Balloon Text Char"/>
    <w:basedOn w:val="DefaultParagraphFont"/>
    <w:link w:val="BalloonText"/>
    <w:rsid w:val="00233FB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84184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CC825835E940F4F9309A17AF593CFBD" ma:contentTypeVersion="4" ma:contentTypeDescription="Create a new document." ma:contentTypeScope="" ma:versionID="d71d94b8e19c12466f2d7cd068c4b05f">
  <xsd:schema xmlns:xsd="http://www.w3.org/2001/XMLSchema" xmlns:p="http://schemas.microsoft.com/office/2006/metadata/properties" xmlns:ns2="cd31ae61-41e2-4d6c-b0ab-915b93bec42f" targetNamespace="http://schemas.microsoft.com/office/2006/metadata/properties" ma:root="true" ma:fieldsID="7478342e5a4df6f51be2930e11f3d38c" ns2:_="">
    <xsd:import namespace="cd31ae61-41e2-4d6c-b0ab-915b93bec42f"/>
    <xsd:element name="properties">
      <xsd:complexType>
        <xsd:sequence>
          <xsd:element name="documentManagement">
            <xsd:complexType>
              <xsd:all>
                <xsd:element ref="ns2:Description0"/>
              </xsd:all>
            </xsd:complexType>
          </xsd:element>
        </xsd:sequence>
      </xsd:complexType>
    </xsd:element>
  </xsd:schema>
  <xsd:schema xmlns:xsd="http://www.w3.org/2001/XMLSchema" xmlns:dms="http://schemas.microsoft.com/office/2006/documentManagement/types" targetNamespace="cd31ae61-41e2-4d6c-b0ab-915b93bec42f" elementFormDefault="qualified">
    <xsd:import namespace="http://schemas.microsoft.com/office/2006/documentManagement/types"/>
    <xsd:element name="Description0" ma:index="8" ma:displayName="Description" ma:default="" ma:internalName="Description0">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mso-contentType ?>
<customXsn xmlns="http://schemas.microsoft.com/office/2006/metadata/customXsn">
  <xsnLocation/>
  <cached>True</cached>
  <openByDefault>True</openByDefault>
  <xsnScope/>
</customXsn>
</file>

<file path=customXml/item5.xml><?xml version="1.0" encoding="utf-8"?>
<p:properties xmlns:p="http://schemas.microsoft.com/office/2006/metadata/properties" xmlns:xsi="http://www.w3.org/2001/XMLSchema-instance">
  <documentManagement>
    <Description0 xmlns="cd31ae61-41e2-4d6c-b0ab-915b93bec42f">Part I of the four part series.</Description0>
  </documentManagement>
</p:properties>
</file>

<file path=customXml/itemProps1.xml><?xml version="1.0" encoding="utf-8"?>
<ds:datastoreItem xmlns:ds="http://schemas.openxmlformats.org/officeDocument/2006/customXml" ds:itemID="{91431269-BA3C-4A6A-9F2E-40965179D085}">
  <ds:schemaRefs>
    <ds:schemaRef ds:uri="http://schemas.microsoft.com/office/2006/metadata/longProperties"/>
  </ds:schemaRefs>
</ds:datastoreItem>
</file>

<file path=customXml/itemProps2.xml><?xml version="1.0" encoding="utf-8"?>
<ds:datastoreItem xmlns:ds="http://schemas.openxmlformats.org/officeDocument/2006/customXml" ds:itemID="{1785D204-F1D7-44CA-9ED8-2C3A50F8FED8}">
  <ds:schemaRefs>
    <ds:schemaRef ds:uri="http://schemas.microsoft.com/sharepoint/v3/contenttype/forms"/>
  </ds:schemaRefs>
</ds:datastoreItem>
</file>

<file path=customXml/itemProps3.xml><?xml version="1.0" encoding="utf-8"?>
<ds:datastoreItem xmlns:ds="http://schemas.openxmlformats.org/officeDocument/2006/customXml" ds:itemID="{E3D619C5-BAA8-4946-B6E5-8B563993DF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31ae61-41e2-4d6c-b0ab-915b93bec42f"/>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1CD294E8-EAD3-4F02-8C30-5F3D7E61DBEE}">
  <ds:schemaRefs>
    <ds:schemaRef ds:uri="http://schemas.microsoft.com/office/2006/metadata/customXsn"/>
  </ds:schemaRefs>
</ds:datastoreItem>
</file>

<file path=customXml/itemProps5.xml><?xml version="1.0" encoding="utf-8"?>
<ds:datastoreItem xmlns:ds="http://schemas.openxmlformats.org/officeDocument/2006/customXml" ds:itemID="{C7FA3B34-A6AE-4664-B520-2426290FD888}">
  <ds:schemaRefs>
    <ds:schemaRef ds:uri="http://schemas.microsoft.com/office/2006/metadata/properties"/>
    <ds:schemaRef ds:uri="cd31ae61-41e2-4d6c-b0ab-915b93bec42f"/>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2271</Words>
  <Characters>13405</Characters>
  <Application>Microsoft Office Word</Application>
  <DocSecurity>0</DocSecurity>
  <Lines>235</Lines>
  <Paragraphs>64</Paragraphs>
  <ScaleCrop>false</ScaleCrop>
  <HeadingPairs>
    <vt:vector size="2" baseType="variant">
      <vt:variant>
        <vt:lpstr>Title</vt:lpstr>
      </vt:variant>
      <vt:variant>
        <vt:i4>1</vt:i4>
      </vt:variant>
    </vt:vector>
  </HeadingPairs>
  <TitlesOfParts>
    <vt:vector size="1" baseType="lpstr">
      <vt:lpstr>I - Simplifying Analysis on a Massive Scale</vt:lpstr>
    </vt:vector>
  </TitlesOfParts>
  <Company>QlikTech inc</Company>
  <LinksUpToDate>false</LinksUpToDate>
  <CharactersWithSpaces>15612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 Simplifying Analysis on a Massive Scale</dc:title>
  <dc:creator>Amy Finn</dc:creator>
  <cp:lastModifiedBy>Jeff Wallk</cp:lastModifiedBy>
  <cp:revision>2</cp:revision>
  <cp:lastPrinted>2008-10-20T20:42:00Z</cp:lastPrinted>
  <dcterms:created xsi:type="dcterms:W3CDTF">2010-09-21T10:28:00Z</dcterms:created>
  <dcterms:modified xsi:type="dcterms:W3CDTF">2010-09-21T10:28:00Z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ies>
</file>