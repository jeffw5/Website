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7EA7A0B0" w14:textId="77777777" w:rsidR="00BF3295" w:rsidRDefault="00BF3295">
      <w:pPr>
        <w:rPr>
          <w:b/>
          <w:sz w:val="32"/>
        </w:rPr>
      </w:pPr>
      <w:bookmarkStart w:id="0" w:name="_GoBack"/>
      <w:bookmarkEnd w:id="0"/>
    </w:p>
    <w:p w14:paraId="7FCC7D10" w14:textId="77777777" w:rsidR="00BF3295" w:rsidRPr="00AD1B58" w:rsidRDefault="00BF3295">
      <w:pPr>
        <w:rPr>
          <w:b/>
          <w:sz w:val="40"/>
        </w:rPr>
      </w:pPr>
      <w:r w:rsidRPr="00AD1B58">
        <w:rPr>
          <w:b/>
          <w:sz w:val="40"/>
        </w:rPr>
        <w:t xml:space="preserve">Leveraging Business Architecture to Improve Business Requirements Analysis </w:t>
      </w:r>
    </w:p>
    <w:p w14:paraId="62E6DC33" w14:textId="77777777" w:rsidR="00BF3295" w:rsidRDefault="00BF3295">
      <w:pPr>
        <w:rPr>
          <w:b/>
          <w:sz w:val="32"/>
        </w:rPr>
      </w:pPr>
    </w:p>
    <w:p w14:paraId="4D9A8770" w14:textId="77777777" w:rsidR="00BF3295" w:rsidRDefault="00BF3295">
      <w:pPr>
        <w:rPr>
          <w:b/>
          <w:sz w:val="32"/>
        </w:rPr>
      </w:pPr>
    </w:p>
    <w:p w14:paraId="3C4AB7A4" w14:textId="77777777" w:rsidR="00BF3295" w:rsidRPr="00AD1B58" w:rsidRDefault="00ED2374">
      <w:pPr>
        <w:rPr>
          <w:b/>
        </w:rPr>
      </w:pPr>
      <w:r w:rsidRPr="00AD1B58">
        <w:rPr>
          <w:b/>
        </w:rPr>
        <w:t>March 2014</w:t>
      </w:r>
    </w:p>
    <w:p w14:paraId="1973F442" w14:textId="77777777" w:rsidR="00BF3295" w:rsidRDefault="00BF3295">
      <w:pPr>
        <w:rPr>
          <w:b/>
          <w:sz w:val="32"/>
        </w:rPr>
      </w:pPr>
    </w:p>
    <w:p w14:paraId="106E4E1D" w14:textId="77777777" w:rsidR="00BF3295" w:rsidRDefault="00BF3295">
      <w:pPr>
        <w:rPr>
          <w:b/>
          <w:sz w:val="32"/>
        </w:rPr>
      </w:pPr>
    </w:p>
    <w:p w14:paraId="72B7629C" w14:textId="77777777" w:rsidR="00BF3295" w:rsidRDefault="00BF3295">
      <w:pPr>
        <w:rPr>
          <w:b/>
          <w:sz w:val="32"/>
        </w:rPr>
      </w:pPr>
    </w:p>
    <w:p w14:paraId="004EDDBB" w14:textId="77777777" w:rsidR="00BF3295" w:rsidRDefault="00BF3295">
      <w:pPr>
        <w:rPr>
          <w:b/>
          <w:sz w:val="32"/>
        </w:rPr>
      </w:pPr>
    </w:p>
    <w:p w14:paraId="6C9D0781" w14:textId="77777777" w:rsidR="00BF3295" w:rsidRDefault="00BF3295">
      <w:pPr>
        <w:rPr>
          <w:b/>
          <w:sz w:val="32"/>
        </w:rPr>
      </w:pPr>
    </w:p>
    <w:p w14:paraId="5F35BF06" w14:textId="77777777" w:rsidR="00ED2374" w:rsidRDefault="00ED2374">
      <w:pPr>
        <w:rPr>
          <w:b/>
          <w:sz w:val="32"/>
        </w:rPr>
      </w:pPr>
    </w:p>
    <w:p w14:paraId="2BEE2545" w14:textId="77777777" w:rsidR="00BF3295" w:rsidRDefault="00BF3295">
      <w:pPr>
        <w:rPr>
          <w:b/>
          <w:sz w:val="32"/>
        </w:rPr>
      </w:pPr>
    </w:p>
    <w:p w14:paraId="6A18849B" w14:textId="77777777" w:rsidR="00BF3295" w:rsidRPr="00AD1B58" w:rsidRDefault="00BF3295" w:rsidP="00AD1B58">
      <w:pPr>
        <w:ind w:left="5760"/>
        <w:rPr>
          <w:b/>
          <w:sz w:val="28"/>
        </w:rPr>
      </w:pPr>
      <w:r w:rsidRPr="00AD1B58">
        <w:rPr>
          <w:b/>
          <w:sz w:val="28"/>
        </w:rPr>
        <w:t xml:space="preserve">Authors: </w:t>
      </w:r>
    </w:p>
    <w:p w14:paraId="49A42585" w14:textId="77777777" w:rsidR="00BF3295" w:rsidRDefault="00BF3295" w:rsidP="00AD1B58">
      <w:pPr>
        <w:ind w:left="5760"/>
        <w:rPr>
          <w:b/>
        </w:rPr>
      </w:pPr>
      <w:r>
        <w:rPr>
          <w:b/>
        </w:rPr>
        <w:tab/>
      </w:r>
    </w:p>
    <w:p w14:paraId="394038C8" w14:textId="77777777" w:rsidR="00BF3295" w:rsidRPr="00AD1B58" w:rsidRDefault="00BF3295" w:rsidP="00AD1B58">
      <w:pPr>
        <w:ind w:left="6480"/>
        <w:rPr>
          <w:sz w:val="22"/>
        </w:rPr>
      </w:pPr>
      <w:r w:rsidRPr="00AD1B58">
        <w:rPr>
          <w:sz w:val="22"/>
        </w:rPr>
        <w:t>Alex Rand</w:t>
      </w:r>
      <w:del w:id="1" w:author="Alex Randell" w:date="2014-03-20T04:45:00Z">
        <w:r w:rsidRPr="00AD1B58" w:rsidDel="00DD18A1">
          <w:rPr>
            <w:sz w:val="22"/>
          </w:rPr>
          <w:delText>a</w:delText>
        </w:r>
      </w:del>
      <w:ins w:id="2" w:author="Alex Randell" w:date="2014-03-20T04:45:00Z">
        <w:r w:rsidR="00DD18A1">
          <w:rPr>
            <w:sz w:val="22"/>
          </w:rPr>
          <w:t>e</w:t>
        </w:r>
      </w:ins>
      <w:r w:rsidRPr="00AD1B58">
        <w:rPr>
          <w:sz w:val="22"/>
        </w:rPr>
        <w:t xml:space="preserve">ll </w:t>
      </w:r>
    </w:p>
    <w:p w14:paraId="6FCF25D9" w14:textId="77777777" w:rsidR="00BF3295" w:rsidRPr="00AD1B58" w:rsidRDefault="00BF3295" w:rsidP="00AD1B58">
      <w:pPr>
        <w:ind w:left="6480"/>
        <w:rPr>
          <w:sz w:val="22"/>
        </w:rPr>
      </w:pPr>
      <w:r w:rsidRPr="00AD1B58">
        <w:rPr>
          <w:sz w:val="22"/>
        </w:rPr>
        <w:t>Eric Spellman</w:t>
      </w:r>
    </w:p>
    <w:p w14:paraId="78EBE3D3" w14:textId="77777777" w:rsidR="00BF3295" w:rsidRPr="00AD1B58" w:rsidRDefault="00BF3295" w:rsidP="00AD1B58">
      <w:pPr>
        <w:ind w:left="6480"/>
        <w:rPr>
          <w:sz w:val="22"/>
        </w:rPr>
      </w:pPr>
      <w:r w:rsidRPr="00AD1B58">
        <w:rPr>
          <w:sz w:val="22"/>
        </w:rPr>
        <w:t>William Ulrich</w:t>
      </w:r>
    </w:p>
    <w:p w14:paraId="0C90085F" w14:textId="77777777" w:rsidR="00BF3295" w:rsidRPr="00AD1B58" w:rsidRDefault="00BF3295" w:rsidP="00AD1B58">
      <w:pPr>
        <w:ind w:left="6480"/>
        <w:rPr>
          <w:sz w:val="22"/>
        </w:rPr>
      </w:pPr>
      <w:r w:rsidRPr="00AD1B58">
        <w:rPr>
          <w:sz w:val="22"/>
        </w:rPr>
        <w:t>Jeff Wallk</w:t>
      </w:r>
    </w:p>
    <w:p w14:paraId="0C9DDB96" w14:textId="77777777" w:rsidR="00BF3295" w:rsidRPr="00AD1B58" w:rsidRDefault="00BF3295" w:rsidP="00AD1B58">
      <w:pPr>
        <w:ind w:left="5760"/>
        <w:rPr>
          <w:b/>
        </w:rPr>
      </w:pPr>
      <w:r>
        <w:rPr>
          <w:b/>
        </w:rPr>
        <w:tab/>
      </w:r>
    </w:p>
    <w:p w14:paraId="1EFDD060" w14:textId="77777777" w:rsidR="00BF3295" w:rsidRPr="00AD1B58" w:rsidRDefault="00BF3295" w:rsidP="00AD1B58">
      <w:pPr>
        <w:ind w:left="5760"/>
        <w:rPr>
          <w:b/>
          <w:sz w:val="28"/>
        </w:rPr>
      </w:pPr>
      <w:r w:rsidRPr="00AD1B58">
        <w:rPr>
          <w:b/>
          <w:sz w:val="28"/>
        </w:rPr>
        <w:t>Reviewers:</w:t>
      </w:r>
    </w:p>
    <w:p w14:paraId="0A2FC646" w14:textId="77777777" w:rsidR="00BF3295" w:rsidRDefault="00BF3295" w:rsidP="00AD1B58">
      <w:pPr>
        <w:ind w:left="5760"/>
        <w:rPr>
          <w:b/>
        </w:rPr>
      </w:pPr>
    </w:p>
    <w:p w14:paraId="65D62546" w14:textId="77777777" w:rsidR="00BF3295" w:rsidDel="00DD18A1" w:rsidRDefault="00BF3295" w:rsidP="00AD1B58">
      <w:pPr>
        <w:ind w:left="6480"/>
        <w:rPr>
          <w:del w:id="3" w:author="Alex Randell" w:date="2014-03-20T04:45:00Z"/>
        </w:rPr>
      </w:pPr>
      <w:del w:id="4" w:author="Alex Randell" w:date="2014-03-20T04:45:00Z">
        <w:r w:rsidDel="00DD18A1">
          <w:delText xml:space="preserve">Others </w:delText>
        </w:r>
      </w:del>
    </w:p>
    <w:p w14:paraId="6360D0F5" w14:textId="77777777" w:rsidR="00DF15BC" w:rsidRDefault="00DF15BC" w:rsidP="00AD1B58">
      <w:pPr>
        <w:ind w:left="6480"/>
        <w:rPr>
          <w:ins w:id="5" w:author="Alex Randell" w:date="2014-03-20T05:42:00Z"/>
        </w:rPr>
      </w:pPr>
      <w:ins w:id="6" w:author="Alex Randell" w:date="2014-03-20T05:42:00Z">
        <w:r>
          <w:t>Mike Clark</w:t>
        </w:r>
      </w:ins>
    </w:p>
    <w:p w14:paraId="143D41BD" w14:textId="77777777" w:rsidR="00DF15BC" w:rsidRDefault="00DF15BC" w:rsidP="00AD1B58">
      <w:pPr>
        <w:ind w:left="6480"/>
        <w:rPr>
          <w:ins w:id="7" w:author="Alex Randell" w:date="2014-03-20T05:43:00Z"/>
        </w:rPr>
      </w:pPr>
      <w:ins w:id="8" w:author="Alex Randell" w:date="2014-03-20T05:43:00Z">
        <w:r>
          <w:t>Eric Elliott</w:t>
        </w:r>
      </w:ins>
    </w:p>
    <w:p w14:paraId="0D0FB75F" w14:textId="77777777" w:rsidR="00BF3295" w:rsidRDefault="00BF3295" w:rsidP="00AD1B58">
      <w:pPr>
        <w:ind w:left="6480"/>
      </w:pPr>
      <w:r w:rsidRPr="00AD1B58">
        <w:t xml:space="preserve">Whynde Melaragno </w:t>
      </w:r>
    </w:p>
    <w:p w14:paraId="2EFA6478" w14:textId="77777777" w:rsidR="00ED2374" w:rsidRDefault="00ED2374" w:rsidP="00AD1B58">
      <w:pPr>
        <w:ind w:left="6480"/>
      </w:pPr>
    </w:p>
    <w:p w14:paraId="56ED28D5" w14:textId="77777777" w:rsidR="00ED2374" w:rsidRPr="00AD1B58" w:rsidRDefault="00ED2374" w:rsidP="00AD1B58"/>
    <w:p w14:paraId="63445A07" w14:textId="77777777" w:rsidR="00BF3295" w:rsidRPr="00AD1B58" w:rsidRDefault="00BF3295" w:rsidP="00AD1B58">
      <w:pPr>
        <w:ind w:left="6480"/>
        <w:rPr>
          <w:b/>
        </w:rPr>
      </w:pPr>
    </w:p>
    <w:p w14:paraId="503EB8E6" w14:textId="77777777" w:rsidR="00BF3295" w:rsidRDefault="00BF3295">
      <w:pPr>
        <w:rPr>
          <w:b/>
          <w:sz w:val="32"/>
        </w:rPr>
      </w:pPr>
      <w:r>
        <w:rPr>
          <w:b/>
          <w:sz w:val="32"/>
        </w:rPr>
        <w:br w:type="page"/>
      </w:r>
    </w:p>
    <w:p w14:paraId="11484126" w14:textId="77777777" w:rsidR="00CF793D" w:rsidRPr="00AD1B58" w:rsidRDefault="00CF793D">
      <w:pPr>
        <w:pStyle w:val="Normal1"/>
        <w:rPr>
          <w:b/>
          <w:sz w:val="28"/>
        </w:rPr>
      </w:pPr>
      <w:r w:rsidRPr="00AD1B58">
        <w:rPr>
          <w:b/>
          <w:sz w:val="28"/>
        </w:rPr>
        <w:lastRenderedPageBreak/>
        <w:t>Leve</w:t>
      </w:r>
      <w:r w:rsidR="000C5525" w:rsidRPr="00AD1B58">
        <w:rPr>
          <w:b/>
          <w:sz w:val="28"/>
        </w:rPr>
        <w:t>raging Business Architecture to Improve Business Requirements Analysis</w:t>
      </w:r>
    </w:p>
    <w:p w14:paraId="1BF8105F" w14:textId="77777777" w:rsidR="00CF793D" w:rsidRDefault="00CF793D">
      <w:pPr>
        <w:pStyle w:val="Normal1"/>
      </w:pPr>
    </w:p>
    <w:p w14:paraId="1698BD85" w14:textId="77777777" w:rsidR="003928B5" w:rsidRPr="00AD1B58" w:rsidRDefault="00F83555">
      <w:pPr>
        <w:pStyle w:val="Normal1"/>
        <w:rPr>
          <w:i/>
        </w:rPr>
      </w:pPr>
      <w:bookmarkStart w:id="9" w:name="h.71vrwvfuhzm7" w:colFirst="0" w:colLast="0"/>
      <w:bookmarkEnd w:id="9"/>
      <w:r w:rsidRPr="00AD1B58">
        <w:rPr>
          <w:b/>
          <w:i/>
        </w:rPr>
        <w:t>Section 1: Introduction</w:t>
      </w:r>
    </w:p>
    <w:p w14:paraId="7CAB42D9" w14:textId="77777777" w:rsidR="00ED2D82" w:rsidRDefault="00ED2D82" w:rsidP="00ED2D82">
      <w:pPr>
        <w:pStyle w:val="Normal1"/>
      </w:pPr>
      <w:commentRangeStart w:id="10"/>
      <w:del w:id="11" w:author="Alex Randell" w:date="2014-03-20T04:57:00Z">
        <w:r w:rsidDel="005A3790">
          <w:delText xml:space="preserve">Requirements </w:delText>
        </w:r>
        <w:commentRangeEnd w:id="10"/>
        <w:r w:rsidR="00DD18A1" w:rsidDel="005A3790">
          <w:rPr>
            <w:rStyle w:val="CommentReference"/>
            <w:rFonts w:asciiTheme="minorHAnsi" w:eastAsiaTheme="minorEastAsia" w:hAnsiTheme="minorHAnsi" w:cstheme="minorBidi"/>
            <w:color w:val="auto"/>
          </w:rPr>
          <w:commentReference w:id="10"/>
        </w:r>
      </w:del>
      <w:del w:id="12" w:author="Alex Randell" w:date="2014-03-20T04:46:00Z">
        <w:r w:rsidDel="00DD18A1">
          <w:delText xml:space="preserve">work is clearly missing the mark. </w:delText>
        </w:r>
      </w:del>
      <w:ins w:id="13" w:author="Alex Randell" w:date="2014-03-20T04:50:00Z">
        <w:r w:rsidR="00DD18A1">
          <w:t xml:space="preserve">There is a clear need to improve performance and delivery of software projects. </w:t>
        </w:r>
      </w:ins>
      <w:r>
        <w:t>Consider that 70% of software projects fail due to poor requirements</w:t>
      </w:r>
      <w:ins w:id="14" w:author="Alex Randell" w:date="2014-03-20T04:47:00Z">
        <w:r w:rsidR="00DD18A1">
          <w:t xml:space="preserve">. The estimated rework associated with these failures </w:t>
        </w:r>
      </w:ins>
      <w:del w:id="15" w:author="Alex Randell" w:date="2014-03-20T04:48:00Z">
        <w:r w:rsidDel="00DD18A1">
          <w:delText xml:space="preserve"> with an estimated reworking that </w:delText>
        </w:r>
      </w:del>
      <w:r>
        <w:t xml:space="preserve">exceeds $45B annually. The question is why is this happening? The answer is twofold. </w:t>
      </w:r>
      <w:del w:id="16" w:author="Whynde Melaragno" w:date="2014-03-18T22:04:00Z">
        <w:r w:rsidDel="007E745F">
          <w:delText xml:space="preserve">One </w:delText>
        </w:r>
      </w:del>
      <w:ins w:id="17" w:author="Whynde Melaragno" w:date="2014-03-18T22:04:00Z">
        <w:r w:rsidR="007E745F">
          <w:t xml:space="preserve">First, </w:t>
        </w:r>
      </w:ins>
      <w:del w:id="18" w:author="Whynde Melaragno" w:date="2014-03-18T22:04:00Z">
        <w:r w:rsidDel="007E745F">
          <w:delText xml:space="preserve">is that </w:delText>
        </w:r>
      </w:del>
      <w:r>
        <w:t>business requirements tend to lose focus on the customer</w:t>
      </w:r>
      <w:ins w:id="19" w:author="Alex Randell" w:date="2014-03-20T04:48:00Z">
        <w:r w:rsidR="00DD18A1">
          <w:t>,</w:t>
        </w:r>
      </w:ins>
      <w:r>
        <w:t xml:space="preserve"> and </w:t>
      </w:r>
      <w:ins w:id="20" w:author="Whynde Melaragno" w:date="2014-03-18T22:04:00Z">
        <w:r w:rsidR="007E745F">
          <w:t>second, the</w:t>
        </w:r>
      </w:ins>
      <w:ins w:id="21" w:author="Alex Randell" w:date="2014-03-20T04:48:00Z">
        <w:r w:rsidR="00DD18A1">
          <w:t xml:space="preserve"> requirements</w:t>
        </w:r>
      </w:ins>
      <w:ins w:id="22" w:author="Whynde Melaragno" w:date="2014-03-18T22:04:00Z">
        <w:del w:id="23" w:author="Alex Randell" w:date="2014-03-20T04:48:00Z">
          <w:r w:rsidR="007E745F" w:rsidDel="00DD18A1">
            <w:delText>y</w:delText>
          </w:r>
        </w:del>
        <w:r w:rsidR="007E745F">
          <w:t xml:space="preserve"> </w:t>
        </w:r>
      </w:ins>
      <w:r>
        <w:t xml:space="preserve">lack a holistic frame of reference that enables requirements analysts to drive and trace requirements from customer need, through strategy, and down to the solutions being implemented. Business architecture address both challenges and has the potential to turn this figure around. </w:t>
      </w:r>
    </w:p>
    <w:p w14:paraId="51306D20" w14:textId="77777777" w:rsidR="00ED2D82" w:rsidRDefault="00ED2D82" w:rsidP="00ED2D82">
      <w:pPr>
        <w:pStyle w:val="Normal1"/>
      </w:pPr>
    </w:p>
    <w:p w14:paraId="49D74CDA" w14:textId="77777777" w:rsidR="00ED2D82" w:rsidRPr="0006035D" w:rsidRDefault="00ED2D82" w:rsidP="00ED2D82">
      <w:pPr>
        <w:pStyle w:val="Normal1"/>
        <w:widowControl w:val="0"/>
        <w:ind w:left="990" w:right="1440"/>
        <w:rPr>
          <w:b/>
          <w:i/>
          <w:color w:val="7F7F7F" w:themeColor="text1" w:themeTint="80"/>
          <w:sz w:val="28"/>
        </w:rPr>
      </w:pPr>
      <w:r w:rsidRPr="0006035D">
        <w:rPr>
          <w:b/>
          <w:i/>
          <w:color w:val="7F7F7F" w:themeColor="text1" w:themeTint="80"/>
          <w:sz w:val="24"/>
        </w:rPr>
        <w:t xml:space="preserve">“70% of software projects fail due to poor requirements with an associated rework </w:t>
      </w:r>
      <w:proofErr w:type="gramStart"/>
      <w:r w:rsidRPr="0006035D">
        <w:rPr>
          <w:b/>
          <w:i/>
          <w:color w:val="7F7F7F" w:themeColor="text1" w:themeTint="80"/>
          <w:sz w:val="24"/>
        </w:rPr>
        <w:t>spend</w:t>
      </w:r>
      <w:proofErr w:type="gramEnd"/>
      <w:r w:rsidRPr="0006035D">
        <w:rPr>
          <w:b/>
          <w:i/>
          <w:color w:val="7F7F7F" w:themeColor="text1" w:themeTint="80"/>
          <w:sz w:val="24"/>
        </w:rPr>
        <w:t xml:space="preserve"> just north of $45B annually”</w:t>
      </w:r>
      <w:r w:rsidR="00771C15">
        <w:rPr>
          <w:rStyle w:val="EndnoteReference"/>
          <w:b/>
          <w:i/>
          <w:color w:val="7F7F7F" w:themeColor="text1" w:themeTint="80"/>
          <w:sz w:val="24"/>
        </w:rPr>
        <w:endnoteReference w:id="1"/>
      </w:r>
    </w:p>
    <w:p w14:paraId="63AC1412" w14:textId="77777777" w:rsidR="00ED2D82" w:rsidRDefault="00ED2D82" w:rsidP="00ED2D82">
      <w:pPr>
        <w:pStyle w:val="Normal1"/>
      </w:pPr>
      <w:r>
        <w:t xml:space="preserve"> </w:t>
      </w:r>
    </w:p>
    <w:p w14:paraId="5B8ADE50" w14:textId="77777777" w:rsidR="00C33653" w:rsidRDefault="00F83555">
      <w:pPr>
        <w:pStyle w:val="Normal1"/>
      </w:pPr>
      <w:r>
        <w:t xml:space="preserve">Most organizations treat requirements management as a means towards an end for projects and/or programs. Successful organizations </w:t>
      </w:r>
      <w:r w:rsidR="00525BC0">
        <w:t xml:space="preserve">tend </w:t>
      </w:r>
      <w:r>
        <w:t xml:space="preserve">to think about requirements </w:t>
      </w:r>
      <w:r w:rsidR="00525BC0">
        <w:t xml:space="preserve">management </w:t>
      </w:r>
      <w:r>
        <w:t>as a corporate capability and the data that is captured as a corporate asset, which</w:t>
      </w:r>
      <w:r w:rsidR="00525BC0">
        <w:t xml:space="preserve"> can </w:t>
      </w:r>
      <w:r>
        <w:t xml:space="preserve">be carefully nurtured, validated, warehoused, and mined. Done right, requirements management can be used to link desired outcomes from customers and stakeholders to drive change and ensure sustainability for the organization. </w:t>
      </w:r>
      <w:r w:rsidR="00212694">
        <w:t xml:space="preserve">As the complexity </w:t>
      </w:r>
      <w:del w:id="24" w:author="Alex Randell" w:date="2014-03-20T04:51:00Z">
        <w:r w:rsidR="00212694" w:rsidDel="00DD18A1">
          <w:delText xml:space="preserve">with </w:delText>
        </w:r>
      </w:del>
      <w:ins w:id="25" w:author="Alex Randell" w:date="2014-03-20T04:51:00Z">
        <w:r w:rsidR="00DD18A1">
          <w:t xml:space="preserve">of </w:t>
        </w:r>
      </w:ins>
      <w:r w:rsidR="00212694">
        <w:t>launching new products and services and driving continuous improvement increases, organizations are tu</w:t>
      </w:r>
      <w:ins w:id="26" w:author="Whynde Melaragno" w:date="2014-03-18T23:47:00Z">
        <w:r w:rsidR="00035C56">
          <w:t>r</w:t>
        </w:r>
      </w:ins>
      <w:r w:rsidR="00212694">
        <w:t xml:space="preserve">ning to business architecture to help them reduce risk, costs, and cycle time. </w:t>
      </w:r>
    </w:p>
    <w:p w14:paraId="797F92DA" w14:textId="77777777" w:rsidR="00C33653" w:rsidRDefault="00C33653">
      <w:pPr>
        <w:pStyle w:val="Normal1"/>
      </w:pPr>
    </w:p>
    <w:p w14:paraId="2E31B5B3" w14:textId="77777777" w:rsidR="00ED2D82" w:rsidRDefault="005826DF">
      <w:pPr>
        <w:pStyle w:val="Normal1"/>
      </w:pPr>
      <w:r w:rsidRPr="008A3C44">
        <w:rPr>
          <w:i/>
        </w:rPr>
        <w:t xml:space="preserve">A Guide to the </w:t>
      </w:r>
      <w:r w:rsidR="00F83555" w:rsidRPr="008A3C44">
        <w:rPr>
          <w:i/>
        </w:rPr>
        <w:t xml:space="preserve">Business Architecture </w:t>
      </w:r>
      <w:r w:rsidRPr="008A3C44">
        <w:rPr>
          <w:i/>
        </w:rPr>
        <w:t>Body of Knowledge™</w:t>
      </w:r>
      <w:r>
        <w:t xml:space="preserve"> (</w:t>
      </w:r>
      <w:r w:rsidRPr="008A3C44">
        <w:rPr>
          <w:i/>
        </w:rPr>
        <w:t>BIZBOK™ Guide</w:t>
      </w:r>
      <w:r>
        <w:t>)</w:t>
      </w:r>
      <w:r w:rsidR="00771C15">
        <w:rPr>
          <w:rStyle w:val="EndnoteReference"/>
        </w:rPr>
        <w:endnoteReference w:id="2"/>
      </w:r>
      <w:r>
        <w:t xml:space="preserve"> </w:t>
      </w:r>
      <w:r w:rsidR="00F83555">
        <w:t xml:space="preserve">has helped </w:t>
      </w:r>
      <w:r>
        <w:t>numerous</w:t>
      </w:r>
      <w:r w:rsidR="00F83555">
        <w:t xml:space="preserve"> organizations </w:t>
      </w:r>
      <w:r w:rsidR="006E7C83">
        <w:t>establish</w:t>
      </w:r>
      <w:r w:rsidR="00525BC0">
        <w:t xml:space="preserve"> a business architecture framework </w:t>
      </w:r>
      <w:r>
        <w:t>that can be leveraged throughout</w:t>
      </w:r>
      <w:r w:rsidR="00525BC0">
        <w:t xml:space="preserve"> the requirements management lifecycle</w:t>
      </w:r>
      <w:r>
        <w:t xml:space="preserve">. </w:t>
      </w:r>
      <w:r w:rsidR="00F83555">
        <w:t xml:space="preserve">The next evolution </w:t>
      </w:r>
      <w:r w:rsidR="00C26B0D">
        <w:t xml:space="preserve">for the requirements management lifecycle </w:t>
      </w:r>
      <w:r w:rsidR="00F83555">
        <w:t>is to</w:t>
      </w:r>
      <w:r>
        <w:t xml:space="preserve"> fully </w:t>
      </w:r>
      <w:r w:rsidR="00677310">
        <w:t>incorporate</w:t>
      </w:r>
      <w:r>
        <w:t xml:space="preserve"> this framework </w:t>
      </w:r>
      <w:r w:rsidR="00F843A2">
        <w:t xml:space="preserve">to </w:t>
      </w:r>
      <w:del w:id="27" w:author="Alex Randell" w:date="2014-03-20T04:52:00Z">
        <w:r w:rsidR="00F843A2" w:rsidDel="00DD18A1">
          <w:delText>leverage</w:delText>
        </w:r>
        <w:r w:rsidR="00F83555" w:rsidDel="00DD18A1">
          <w:delText xml:space="preserve"> </w:delText>
        </w:r>
      </w:del>
      <w:ins w:id="28" w:author="Alex Randell" w:date="2014-03-20T04:52:00Z">
        <w:r w:rsidR="00DD18A1">
          <w:t xml:space="preserve">maintain </w:t>
        </w:r>
      </w:ins>
      <w:r w:rsidR="00F83555">
        <w:t xml:space="preserve">a customer </w:t>
      </w:r>
      <w:r w:rsidR="00432230">
        <w:t>perspective, aligned to</w:t>
      </w:r>
      <w:r w:rsidR="00F83555">
        <w:t xml:space="preserve"> </w:t>
      </w:r>
      <w:ins w:id="29" w:author="Alex Randell" w:date="2014-03-20T04:52:00Z">
        <w:r w:rsidR="00DD18A1">
          <w:t xml:space="preserve">strategies, </w:t>
        </w:r>
      </w:ins>
      <w:r w:rsidR="00C26B0D">
        <w:t xml:space="preserve">value streams, </w:t>
      </w:r>
      <w:ins w:id="30" w:author="Alex Randell" w:date="2014-03-20T04:52:00Z">
        <w:r w:rsidR="00DD18A1">
          <w:t xml:space="preserve">business </w:t>
        </w:r>
      </w:ins>
      <w:r w:rsidR="00F83555">
        <w:t>capabilit</w:t>
      </w:r>
      <w:r>
        <w:t>ies, and planning</w:t>
      </w:r>
      <w:r w:rsidR="00F83555">
        <w:t xml:space="preserve"> roadmaps</w:t>
      </w:r>
      <w:ins w:id="31" w:author="Alex Randell" w:date="2014-03-20T04:52:00Z">
        <w:r w:rsidR="00DD18A1">
          <w:t>. The outcome of this alignment is an improvement</w:t>
        </w:r>
      </w:ins>
      <w:del w:id="32" w:author="Alex Randell" w:date="2014-03-20T04:52:00Z">
        <w:r w:rsidR="00C26B0D" w:rsidDel="00DD18A1">
          <w:delText xml:space="preserve">, </w:delText>
        </w:r>
        <w:r w:rsidR="00432230" w:rsidDel="00DD18A1">
          <w:delText>to</w:delText>
        </w:r>
        <w:r w:rsidR="00C26B0D" w:rsidDel="00DD18A1">
          <w:delText xml:space="preserve"> improve </w:delText>
        </w:r>
      </w:del>
      <w:ins w:id="33" w:author="Alex Randell" w:date="2014-03-20T04:52:00Z">
        <w:r w:rsidR="00DD18A1">
          <w:t xml:space="preserve"> in </w:t>
        </w:r>
      </w:ins>
      <w:r w:rsidR="00C26B0D">
        <w:t xml:space="preserve">the success ratio </w:t>
      </w:r>
      <w:r w:rsidR="00F843A2">
        <w:t>of</w:t>
      </w:r>
      <w:r w:rsidR="00C26B0D">
        <w:t xml:space="preserve"> product </w:t>
      </w:r>
      <w:del w:id="34" w:author="Alex Randell" w:date="2014-03-20T04:52:00Z">
        <w:r w:rsidR="00C26B0D" w:rsidDel="00DD18A1">
          <w:delText>(</w:delText>
        </w:r>
      </w:del>
      <w:r w:rsidR="00C26B0D">
        <w:t>and service</w:t>
      </w:r>
      <w:del w:id="35" w:author="Alex Randell" w:date="2014-03-20T04:52:00Z">
        <w:r w:rsidR="00C26B0D" w:rsidDel="00DD18A1">
          <w:delText>)</w:delText>
        </w:r>
      </w:del>
      <w:r w:rsidR="00C26B0D">
        <w:t xml:space="preserve"> </w:t>
      </w:r>
      <w:r w:rsidR="00432230">
        <w:t xml:space="preserve">related </w:t>
      </w:r>
      <w:r w:rsidR="00C26B0D">
        <w:t xml:space="preserve">investments. </w:t>
      </w:r>
    </w:p>
    <w:p w14:paraId="44145B49" w14:textId="77777777" w:rsidR="003928B5" w:rsidRDefault="003928B5">
      <w:pPr>
        <w:pStyle w:val="Normal1"/>
      </w:pPr>
    </w:p>
    <w:p w14:paraId="5BFECF64" w14:textId="77777777" w:rsidR="003928B5" w:rsidRDefault="00F83555">
      <w:pPr>
        <w:pStyle w:val="Normal1"/>
      </w:pPr>
      <w:r>
        <w:t xml:space="preserve">Ideally, organizations should </w:t>
      </w:r>
      <w:r w:rsidR="00432230">
        <w:t xml:space="preserve">commit to </w:t>
      </w:r>
      <w:r>
        <w:t>an institutional</w:t>
      </w:r>
      <w:r w:rsidR="00432230">
        <w:t xml:space="preserve">ized priority </w:t>
      </w:r>
      <w:r>
        <w:t xml:space="preserve">around </w:t>
      </w:r>
      <w:r w:rsidR="00432230">
        <w:t>customer focus</w:t>
      </w:r>
      <w:r>
        <w:t xml:space="preserve">. This requires a level of commitment and discipline to create a deep understanding of what customers want </w:t>
      </w:r>
      <w:del w:id="36" w:author="Alex Randell" w:date="2014-03-20T04:54:00Z">
        <w:r w:rsidDel="00DD18A1">
          <w:delText>by leveraging</w:delText>
        </w:r>
      </w:del>
      <w:ins w:id="37" w:author="Alex Randell" w:date="2014-03-20T04:54:00Z">
        <w:r w:rsidR="00DD18A1">
          <w:t>using</w:t>
        </w:r>
      </w:ins>
      <w:r>
        <w:t xml:space="preserve"> a value</w:t>
      </w:r>
      <w:ins w:id="38" w:author="Alex Randell" w:date="2014-03-20T04:54:00Z">
        <w:r w:rsidR="00DD18A1">
          <w:t>-</w:t>
        </w:r>
      </w:ins>
      <w:del w:id="39" w:author="Alex Randell" w:date="2014-03-20T04:54:00Z">
        <w:r w:rsidDel="00DD18A1">
          <w:delText xml:space="preserve"> </w:delText>
        </w:r>
      </w:del>
      <w:r>
        <w:t xml:space="preserve">centric approach. </w:t>
      </w:r>
      <w:del w:id="40" w:author="Alex Randell" w:date="2014-03-20T04:54:00Z">
        <w:r w:rsidDel="00DD18A1">
          <w:delText>In other words</w:delText>
        </w:r>
      </w:del>
      <w:ins w:id="41" w:author="Alex Randell" w:date="2014-03-20T04:54:00Z">
        <w:r w:rsidR="00DD18A1">
          <w:t>The company must determine</w:t>
        </w:r>
      </w:ins>
      <w:del w:id="42" w:author="Alex Randell" w:date="2014-03-20T04:54:00Z">
        <w:r w:rsidDel="00DD18A1">
          <w:delText>,</w:delText>
        </w:r>
      </w:del>
      <w:r>
        <w:t xml:space="preserve"> what </w:t>
      </w:r>
      <w:del w:id="43" w:author="Alex Randell" w:date="2014-03-20T04:54:00Z">
        <w:r w:rsidDel="00DD18A1">
          <w:delText xml:space="preserve">is </w:delText>
        </w:r>
      </w:del>
      <w:r>
        <w:t xml:space="preserve">the customer trying to achieve as an end goal when </w:t>
      </w:r>
      <w:r w:rsidR="00761DAB">
        <w:t xml:space="preserve">they “hire” a product (or service) to accomplish one or more </w:t>
      </w:r>
      <w:del w:id="44" w:author="Alex Randell" w:date="2014-03-20T04:54:00Z">
        <w:r w:rsidR="00761DAB" w:rsidDel="00DD18A1">
          <w:delText>jobs</w:delText>
        </w:r>
      </w:del>
      <w:ins w:id="45" w:author="Alex Randell" w:date="2014-03-20T04:54:00Z">
        <w:r w:rsidR="00DD18A1">
          <w:t>goals</w:t>
        </w:r>
      </w:ins>
      <w:r>
        <w:t>?</w:t>
      </w:r>
      <w:r w:rsidR="00771C15">
        <w:rPr>
          <w:rStyle w:val="EndnoteReference"/>
        </w:rPr>
        <w:endnoteReference w:id="3"/>
      </w:r>
      <w:r>
        <w:t xml:space="preserve"> By establishing a customer</w:t>
      </w:r>
      <w:ins w:id="46" w:author="Alex Randell" w:date="2014-03-20T04:54:00Z">
        <w:r w:rsidR="00DD18A1">
          <w:t>-</w:t>
        </w:r>
      </w:ins>
      <w:del w:id="47" w:author="Alex Randell" w:date="2014-03-20T04:54:00Z">
        <w:r w:rsidDel="00DD18A1">
          <w:delText xml:space="preserve"> </w:delText>
        </w:r>
      </w:del>
      <w:r>
        <w:t>focused, value</w:t>
      </w:r>
      <w:ins w:id="48" w:author="Alex Randell" w:date="2014-03-20T04:54:00Z">
        <w:r w:rsidR="00DD18A1">
          <w:t>-</w:t>
        </w:r>
      </w:ins>
      <w:del w:id="49" w:author="Alex Randell" w:date="2014-03-20T04:54:00Z">
        <w:r w:rsidDel="00DD18A1">
          <w:delText xml:space="preserve"> </w:delText>
        </w:r>
      </w:del>
      <w:r>
        <w:t xml:space="preserve">centric approach, organizations can align their </w:t>
      </w:r>
      <w:ins w:id="50" w:author="Alex Randell" w:date="2014-03-20T04:54:00Z">
        <w:r w:rsidR="00DD18A1">
          <w:t xml:space="preserve">business </w:t>
        </w:r>
      </w:ins>
      <w:r>
        <w:t>capabilities to ensure they deliver the right products and services. Organizations need t</w:t>
      </w:r>
      <w:r w:rsidR="00604604">
        <w:t xml:space="preserve">o expand their definition of “customer” to include </w:t>
      </w:r>
      <w:r>
        <w:t>regulatory</w:t>
      </w:r>
      <w:r w:rsidR="00DA7712">
        <w:t xml:space="preserve">, </w:t>
      </w:r>
      <w:r>
        <w:t>statutory</w:t>
      </w:r>
      <w:r w:rsidR="00DA7712">
        <w:t>,</w:t>
      </w:r>
      <w:r w:rsidR="00604604">
        <w:t xml:space="preserve"> and business stakeholders </w:t>
      </w:r>
      <w:ins w:id="51" w:author="Alex Randell" w:date="2014-03-20T04:54:00Z">
        <w:r w:rsidR="00DD18A1">
          <w:t xml:space="preserve">- </w:t>
        </w:r>
      </w:ins>
      <w:del w:id="52" w:author="Alex Randell" w:date="2014-03-20T04:54:00Z">
        <w:r w:rsidR="00604604" w:rsidDel="00DD18A1">
          <w:delText>(</w:delText>
        </w:r>
      </w:del>
      <w:r w:rsidR="00604604">
        <w:t>investors, partners, and upstream/downstream participants</w:t>
      </w:r>
      <w:ins w:id="53" w:author="Alex Randell" w:date="2014-03-20T04:55:00Z">
        <w:r w:rsidR="00DD18A1">
          <w:t xml:space="preserve"> -</w:t>
        </w:r>
      </w:ins>
      <w:del w:id="54" w:author="Alex Randell" w:date="2014-03-20T04:55:00Z">
        <w:r w:rsidR="00432230" w:rsidDel="00DD18A1">
          <w:delText>)</w:delText>
        </w:r>
      </w:del>
      <w:r w:rsidR="00604604">
        <w:t xml:space="preserve"> in </w:t>
      </w:r>
      <w:r w:rsidR="00432230">
        <w:t>various</w:t>
      </w:r>
      <w:r w:rsidR="00604604">
        <w:t xml:space="preserve"> value </w:t>
      </w:r>
      <w:r w:rsidR="00432230">
        <w:t>streams and</w:t>
      </w:r>
      <w:r w:rsidR="00CF793D">
        <w:t xml:space="preserve"> </w:t>
      </w:r>
      <w:del w:id="55" w:author="Alex Randell" w:date="2014-03-20T04:55:00Z">
        <w:r w:rsidR="00CF793D" w:rsidDel="00DD18A1">
          <w:delText>value</w:delText>
        </w:r>
        <w:r w:rsidR="00432230" w:rsidDel="00DD18A1">
          <w:delText xml:space="preserve"> </w:delText>
        </w:r>
      </w:del>
      <w:r w:rsidR="00432230">
        <w:t>networks</w:t>
      </w:r>
      <w:r w:rsidR="00604604">
        <w:t>.</w:t>
      </w:r>
      <w:r>
        <w:t xml:space="preserve"> </w:t>
      </w:r>
      <w:del w:id="56" w:author="Alex Randell" w:date="2014-03-20T04:55:00Z">
        <w:r w:rsidDel="00DD18A1">
          <w:delText xml:space="preserve">Done right, compliance should be a small hurdle. </w:delText>
        </w:r>
      </w:del>
      <w:r>
        <w:t xml:space="preserve">The definition of customer is broadened to include stakeholders and </w:t>
      </w:r>
      <w:r>
        <w:lastRenderedPageBreak/>
        <w:t xml:space="preserve">consumers, since both may benefit directly </w:t>
      </w:r>
      <w:r w:rsidR="00432230">
        <w:t xml:space="preserve">and </w:t>
      </w:r>
      <w:r>
        <w:t>indirectly from an organization’s products and services.</w:t>
      </w:r>
    </w:p>
    <w:p w14:paraId="5967214B" w14:textId="77777777" w:rsidR="003928B5" w:rsidRDefault="00F83555">
      <w:pPr>
        <w:pStyle w:val="Normal1"/>
      </w:pPr>
      <w:r>
        <w:t xml:space="preserve"> </w:t>
      </w:r>
    </w:p>
    <w:p w14:paraId="64751EA6" w14:textId="77777777" w:rsidR="00322443" w:rsidRDefault="00432230">
      <w:pPr>
        <w:pStyle w:val="Normal1"/>
      </w:pPr>
      <w:del w:id="57" w:author="Alex Randell" w:date="2014-03-20T04:55:00Z">
        <w:r w:rsidDel="00DD18A1">
          <w:delText>Oftentimes,</w:delText>
        </w:r>
        <w:r w:rsidR="00F83555" w:rsidDel="00DD18A1">
          <w:delText xml:space="preserve"> c</w:delText>
        </w:r>
      </w:del>
      <w:ins w:id="58" w:author="Alex Randell" w:date="2014-03-20T04:55:00Z">
        <w:r w:rsidR="00DD18A1">
          <w:t>C</w:t>
        </w:r>
      </w:ins>
      <w:r w:rsidR="00F83555">
        <w:t xml:space="preserve">ompanies may </w:t>
      </w:r>
      <w:r>
        <w:t xml:space="preserve">feel that they lack </w:t>
      </w:r>
      <w:r w:rsidR="00F83555">
        <w:t>the time and resources to establish a customer</w:t>
      </w:r>
      <w:ins w:id="59" w:author="Alex Randell" w:date="2014-03-20T04:56:00Z">
        <w:r w:rsidR="005A3790">
          <w:t>-</w:t>
        </w:r>
      </w:ins>
      <w:del w:id="60" w:author="Alex Randell" w:date="2014-03-20T04:56:00Z">
        <w:r w:rsidR="00F83555" w:rsidDel="005A3790">
          <w:delText xml:space="preserve"> </w:delText>
        </w:r>
      </w:del>
      <w:r w:rsidR="00F83555">
        <w:t>oriented, value</w:t>
      </w:r>
      <w:ins w:id="61" w:author="Alex Randell" w:date="2014-03-20T04:56:00Z">
        <w:r w:rsidR="005A3790">
          <w:t>-</w:t>
        </w:r>
      </w:ins>
      <w:del w:id="62" w:author="Alex Randell" w:date="2014-03-20T04:56:00Z">
        <w:r w:rsidR="00F83555" w:rsidDel="005A3790">
          <w:delText xml:space="preserve"> </w:delText>
        </w:r>
      </w:del>
      <w:r w:rsidR="00F83555">
        <w:t>centric approach, so</w:t>
      </w:r>
      <w:ins w:id="63" w:author="Alex Randell" w:date="2014-03-20T04:56:00Z">
        <w:r w:rsidR="005A3790">
          <w:t xml:space="preserve"> instead</w:t>
        </w:r>
      </w:ins>
      <w:r w:rsidR="00F83555">
        <w:t xml:space="preserve"> they opt </w:t>
      </w:r>
      <w:del w:id="64" w:author="Alex Randell" w:date="2014-03-20T04:56:00Z">
        <w:r w:rsidR="00F83555" w:rsidDel="005A3790">
          <w:delText xml:space="preserve">for just trying </w:delText>
        </w:r>
      </w:del>
      <w:r w:rsidR="00F83555">
        <w:t xml:space="preserve">to </w:t>
      </w:r>
      <w:ins w:id="65" w:author="Alex Randell" w:date="2014-03-20T04:56:00Z">
        <w:r w:rsidR="005A3790">
          <w:t xml:space="preserve">try to </w:t>
        </w:r>
      </w:ins>
      <w:r w:rsidR="00F83555">
        <w:t>improve process and productivity, often leaving customer value totally out of the equation. This internally</w:t>
      </w:r>
      <w:ins w:id="66" w:author="Alex Randell" w:date="2014-03-20T04:56:00Z">
        <w:r w:rsidR="005A3790">
          <w:t>-</w:t>
        </w:r>
      </w:ins>
      <w:del w:id="67" w:author="Alex Randell" w:date="2014-03-20T04:56:00Z">
        <w:r w:rsidR="00F83555" w:rsidDel="005A3790">
          <w:delText xml:space="preserve"> </w:delText>
        </w:r>
      </w:del>
      <w:r w:rsidR="00F83555">
        <w:t>focused, efficiency</w:t>
      </w:r>
      <w:ins w:id="68" w:author="Alex Randell" w:date="2014-03-20T04:56:00Z">
        <w:r w:rsidR="005A3790">
          <w:t>-</w:t>
        </w:r>
      </w:ins>
      <w:del w:id="69" w:author="Alex Randell" w:date="2014-03-20T04:56:00Z">
        <w:r w:rsidR="00F83555" w:rsidDel="005A3790">
          <w:delText xml:space="preserve"> </w:delText>
        </w:r>
      </w:del>
      <w:r w:rsidR="00F83555">
        <w:t xml:space="preserve">oriented approach means that little value analysis has been performed, leaving value mapping concepts totally out of the picture. The result is </w:t>
      </w:r>
      <w:del w:id="70" w:author="Alex Randell" w:date="2014-03-20T04:56:00Z">
        <w:r w:rsidR="00F83555" w:rsidDel="005A3790">
          <w:delText>a pickup</w:delText>
        </w:r>
      </w:del>
      <w:ins w:id="71" w:author="Alex Randell" w:date="2014-03-20T04:56:00Z">
        <w:r w:rsidR="005A3790">
          <w:t>an improvement</w:t>
        </w:r>
      </w:ins>
      <w:r w:rsidR="00F83555">
        <w:t xml:space="preserve"> in productivity</w:t>
      </w:r>
      <w:r>
        <w:t>,</w:t>
      </w:r>
      <w:r w:rsidR="00F83555">
        <w:t xml:space="preserve"> </w:t>
      </w:r>
      <w:r>
        <w:t>but alienation of customers who ultimately</w:t>
      </w:r>
      <w:r w:rsidR="00F83555">
        <w:t xml:space="preserve"> move towards competitors and other options. This is fundamentally flawed since the only way to establish customer intimacy and gain a deep level of understanding is to observe and talk with customers</w:t>
      </w:r>
      <w:ins w:id="72" w:author="Alex Randell" w:date="2014-03-20T04:57:00Z">
        <w:r w:rsidR="005A3790">
          <w:t xml:space="preserve">, which can be accomplished by modelling </w:t>
        </w:r>
      </w:ins>
      <w:del w:id="73" w:author="Alex Randell" w:date="2014-03-20T04:57:00Z">
        <w:r w:rsidR="00F83555" w:rsidDel="005A3790">
          <w:delText xml:space="preserve"> and to model </w:delText>
        </w:r>
      </w:del>
      <w:r>
        <w:t>customer</w:t>
      </w:r>
      <w:r w:rsidR="00F83555">
        <w:t xml:space="preserve"> behavior through value mapping. </w:t>
      </w:r>
    </w:p>
    <w:p w14:paraId="7C25AF6D" w14:textId="77777777" w:rsidR="00322443" w:rsidRDefault="00322443">
      <w:pPr>
        <w:pStyle w:val="Normal1"/>
      </w:pPr>
    </w:p>
    <w:p w14:paraId="4CC7E2BB" w14:textId="77777777" w:rsidR="003928B5" w:rsidRDefault="00F83555">
      <w:pPr>
        <w:pStyle w:val="Normal1"/>
      </w:pPr>
      <w:r>
        <w:t>As</w:t>
      </w:r>
      <w:ins w:id="74" w:author="Alex Randell" w:date="2014-03-20T04:57:00Z">
        <w:r w:rsidR="005A3790">
          <w:t xml:space="preserve"> outlined in this white paper</w:t>
        </w:r>
      </w:ins>
      <w:del w:id="75" w:author="Alex Randell" w:date="2014-03-20T04:57:00Z">
        <w:r w:rsidDel="005A3790">
          <w:delText xml:space="preserve"> we will see</w:delText>
        </w:r>
      </w:del>
      <w:r>
        <w:t>, positioning business requirements from a customer value perspective</w:t>
      </w:r>
      <w:r w:rsidR="00322443">
        <w:t>, through the use of business architecture,</w:t>
      </w:r>
      <w:r>
        <w:t xml:space="preserve"> provides a fresh </w:t>
      </w:r>
      <w:r w:rsidR="00CF793D">
        <w:t>approach for</w:t>
      </w:r>
      <w:r>
        <w:t xml:space="preserve"> organizations </w:t>
      </w:r>
      <w:del w:id="76" w:author="Whynde Melaragno" w:date="2014-03-19T00:44:00Z">
        <w:r w:rsidDel="003A3149">
          <w:delText xml:space="preserve">that have a dire need </w:delText>
        </w:r>
      </w:del>
      <w:r>
        <w:t>to drive strategy</w:t>
      </w:r>
      <w:r w:rsidR="00CF793D">
        <w:t xml:space="preserve"> and maximize investments</w:t>
      </w:r>
      <w:r>
        <w:t xml:space="preserve"> </w:t>
      </w:r>
      <w:r w:rsidR="00CF793D">
        <w:t xml:space="preserve">that increase customer satisfaction and retention, and </w:t>
      </w:r>
      <w:r w:rsidR="00322443">
        <w:t>deliver more value for their investment in business requirements analysis</w:t>
      </w:r>
      <w:r>
        <w:t xml:space="preserve">. </w:t>
      </w:r>
    </w:p>
    <w:p w14:paraId="2B51FCC5" w14:textId="77777777" w:rsidR="003928B5" w:rsidRDefault="003928B5" w:rsidP="00AD1B58">
      <w:pPr>
        <w:pStyle w:val="Normal1"/>
      </w:pPr>
      <w:bookmarkStart w:id="77" w:name="h.y9hq40v5uod1" w:colFirst="0" w:colLast="0"/>
      <w:bookmarkEnd w:id="77"/>
    </w:p>
    <w:p w14:paraId="035AED6F" w14:textId="77777777" w:rsidR="003928B5" w:rsidRDefault="00F83555">
      <w:pPr>
        <w:pStyle w:val="Normal1"/>
        <w:widowControl w:val="0"/>
      </w:pPr>
      <w:bookmarkStart w:id="78" w:name="h.p15ax4ur873l" w:colFirst="0" w:colLast="0"/>
      <w:bookmarkEnd w:id="78"/>
      <w:commentRangeStart w:id="79"/>
      <w:r>
        <w:rPr>
          <w:b/>
          <w:i/>
        </w:rPr>
        <w:t xml:space="preserve">Section 2: Business Architecture vs. Business </w:t>
      </w:r>
      <w:commentRangeStart w:id="80"/>
      <w:r>
        <w:rPr>
          <w:b/>
          <w:i/>
        </w:rPr>
        <w:t>Requirements</w:t>
      </w:r>
      <w:commentRangeEnd w:id="79"/>
      <w:r w:rsidR="00E34D5F">
        <w:rPr>
          <w:rStyle w:val="CommentReference"/>
          <w:rFonts w:asciiTheme="minorHAnsi" w:eastAsiaTheme="minorEastAsia" w:hAnsiTheme="minorHAnsi" w:cstheme="minorBidi"/>
          <w:color w:val="auto"/>
        </w:rPr>
        <w:commentReference w:id="79"/>
      </w:r>
      <w:commentRangeEnd w:id="80"/>
      <w:r w:rsidR="005A3790">
        <w:rPr>
          <w:rStyle w:val="CommentReference"/>
          <w:rFonts w:asciiTheme="minorHAnsi" w:eastAsiaTheme="minorEastAsia" w:hAnsiTheme="minorHAnsi" w:cstheme="minorBidi"/>
          <w:color w:val="auto"/>
        </w:rPr>
        <w:commentReference w:id="80"/>
      </w:r>
    </w:p>
    <w:p w14:paraId="525362F6" w14:textId="77777777" w:rsidR="003928B5" w:rsidRDefault="00F83555">
      <w:pPr>
        <w:pStyle w:val="Normal1"/>
        <w:widowControl w:val="0"/>
      </w:pPr>
      <w:r>
        <w:t xml:space="preserve">A business architecture-based approach allows for increased clarity of purpose, design, and scope. A </w:t>
      </w:r>
      <w:proofErr w:type="gramStart"/>
      <w:r>
        <w:t>generally-accepted</w:t>
      </w:r>
      <w:proofErr w:type="gramEnd"/>
      <w:r>
        <w:t xml:space="preserve"> goal of business architecture is to provide “a blueprint of the enterprise that provides a common understanding of the organization and is used to align strategic objectives and tactical demands.”</w:t>
      </w:r>
      <w:r>
        <w:rPr>
          <w:vertAlign w:val="superscript"/>
        </w:rPr>
        <w:footnoteReference w:id="1"/>
      </w:r>
      <w:r>
        <w:t xml:space="preserve"> </w:t>
      </w:r>
    </w:p>
    <w:p w14:paraId="64085493" w14:textId="77777777" w:rsidR="003928B5" w:rsidRDefault="003928B5">
      <w:pPr>
        <w:pStyle w:val="Normal1"/>
        <w:widowControl w:val="0"/>
      </w:pPr>
    </w:p>
    <w:p w14:paraId="2EA18A1C" w14:textId="77777777" w:rsidR="003928B5" w:rsidRDefault="00F83555">
      <w:pPr>
        <w:pStyle w:val="Normal1"/>
        <w:widowControl w:val="0"/>
        <w:rPr>
          <w:ins w:id="81" w:author="Alex Randell" w:date="2014-03-20T04:59:00Z"/>
        </w:rPr>
      </w:pPr>
      <w:del w:id="82" w:author="William Ulrich" w:date="2014-03-20T07:27:00Z">
        <w:r w:rsidDel="00185A89">
          <w:delText>These blueprints are further defined in guides such as the “</w:delText>
        </w:r>
        <w:r w:rsidRPr="008A3C44" w:rsidDel="00185A89">
          <w:rPr>
            <w:i/>
          </w:rPr>
          <w:delText>BIZBOK</w:delText>
        </w:r>
        <w:r w:rsidR="00CF793D" w:rsidRPr="008A3C44" w:rsidDel="00185A89">
          <w:rPr>
            <w:i/>
          </w:rPr>
          <w:delText>™</w:delText>
        </w:r>
        <w:r w:rsidRPr="008A3C44" w:rsidDel="00185A89">
          <w:rPr>
            <w:i/>
          </w:rPr>
          <w:delText xml:space="preserve"> Guide</w:delText>
        </w:r>
        <w:r w:rsidR="00CF793D" w:rsidDel="00185A89">
          <w:delText>”</w:delText>
        </w:r>
        <w:r w:rsidDel="00185A89">
          <w:delText xml:space="preserve">. </w:delText>
        </w:r>
      </w:del>
      <w:r w:rsidR="000C5525">
        <w:t>K</w:t>
      </w:r>
      <w:r>
        <w:t xml:space="preserve">ey </w:t>
      </w:r>
      <w:r w:rsidR="000C5525">
        <w:t>blueprints</w:t>
      </w:r>
      <w:ins w:id="83" w:author="William Ulrich" w:date="2014-03-20T07:26:00Z">
        <w:r w:rsidR="00185A89">
          <w:t xml:space="preserve">, as defined in the </w:t>
        </w:r>
        <w:r w:rsidR="00185A89" w:rsidRPr="00185A89">
          <w:rPr>
            <w:i/>
            <w:rPrChange w:id="84" w:author="William Ulrich" w:date="2014-03-20T07:26:00Z">
              <w:rPr/>
            </w:rPrChange>
          </w:rPr>
          <w:t>BIZBOK Guid</w:t>
        </w:r>
        <w:r w:rsidR="00185A89">
          <w:t>e™,</w:t>
        </w:r>
      </w:ins>
      <w:r w:rsidR="000C5525">
        <w:t xml:space="preserve"> </w:t>
      </w:r>
      <w:del w:id="85" w:author="William Ulrich" w:date="2014-03-20T07:27:00Z">
        <w:r w:rsidDel="002D04E8">
          <w:delText xml:space="preserve">related </w:delText>
        </w:r>
      </w:del>
      <w:ins w:id="86" w:author="William Ulrich" w:date="2014-03-20T07:27:00Z">
        <w:r w:rsidR="002D04E8">
          <w:t xml:space="preserve">relevant </w:t>
        </w:r>
      </w:ins>
      <w:r>
        <w:t xml:space="preserve">to business requirements </w:t>
      </w:r>
      <w:ins w:id="87" w:author="William Ulrich" w:date="2014-03-20T07:28:00Z">
        <w:r w:rsidR="002D04E8">
          <w:t xml:space="preserve">primarily </w:t>
        </w:r>
      </w:ins>
      <w:r>
        <w:t>include strategy maps, value streams</w:t>
      </w:r>
      <w:del w:id="88" w:author="William Ulrich" w:date="2014-03-20T07:27:00Z">
        <w:r w:rsidDel="002D04E8">
          <w:delText xml:space="preserve"> and stages</w:delText>
        </w:r>
      </w:del>
      <w:r>
        <w:t>, and capability maps</w:t>
      </w:r>
      <w:r w:rsidR="000C5525">
        <w:t xml:space="preserve">, </w:t>
      </w:r>
      <w:del w:id="89" w:author="Whynde Melaragno" w:date="2014-03-19T00:01:00Z">
        <w:r w:rsidR="000C5525" w:rsidDel="00D63DCB">
          <w:delText xml:space="preserve">but </w:delText>
        </w:r>
      </w:del>
      <w:ins w:id="90" w:author="Whynde Melaragno" w:date="2014-03-19T00:01:00Z">
        <w:del w:id="91" w:author="William Ulrich" w:date="2014-03-20T07:28:00Z">
          <w:r w:rsidR="00D63DCB" w:rsidDel="002D04E8">
            <w:delText xml:space="preserve">though they </w:delText>
          </w:r>
        </w:del>
      </w:ins>
      <w:del w:id="92" w:author="William Ulrich" w:date="2014-03-20T07:28:00Z">
        <w:r w:rsidR="000C5525" w:rsidDel="002D04E8">
          <w:delText>also leverage</w:delText>
        </w:r>
      </w:del>
      <w:ins w:id="93" w:author="William Ulrich" w:date="2014-03-20T07:28:00Z">
        <w:r w:rsidR="002D04E8">
          <w:t>as well as</w:t>
        </w:r>
      </w:ins>
      <w:r w:rsidR="000C5525">
        <w:t xml:space="preserve"> organization, information, stakeholder, product, and initiative </w:t>
      </w:r>
      <w:del w:id="94" w:author="William Ulrich" w:date="2014-03-20T07:28:00Z">
        <w:r w:rsidR="000C5525" w:rsidDel="002D04E8">
          <w:delText>mappings</w:delText>
        </w:r>
      </w:del>
      <w:ins w:id="95" w:author="William Ulrich" w:date="2014-03-20T07:28:00Z">
        <w:r w:rsidR="002D04E8">
          <w:t>maps</w:t>
        </w:r>
      </w:ins>
      <w:r>
        <w:t xml:space="preserve">. The </w:t>
      </w:r>
      <w:proofErr w:type="gramStart"/>
      <w:r>
        <w:t>progression of mappings utilized in business architecture define</w:t>
      </w:r>
      <w:proofErr w:type="gramEnd"/>
      <w:r>
        <w:t xml:space="preserve"> strategy, value delivery, and what a business does, which then allow for the alignment </w:t>
      </w:r>
      <w:r w:rsidR="000C5525">
        <w:t xml:space="preserve">of </w:t>
      </w:r>
      <w:r>
        <w:t>specific project requirements.</w:t>
      </w:r>
    </w:p>
    <w:p w14:paraId="063C0D92" w14:textId="77777777" w:rsidR="005A3790" w:rsidRDefault="005A3790">
      <w:pPr>
        <w:pStyle w:val="Normal1"/>
        <w:widowControl w:val="0"/>
        <w:rPr>
          <w:ins w:id="96" w:author="Alex Randell" w:date="2014-03-20T04:59:00Z"/>
        </w:rPr>
      </w:pPr>
    </w:p>
    <w:p w14:paraId="48E152C2" w14:textId="77777777" w:rsidR="005A3790" w:rsidRDefault="005A3790" w:rsidP="005A3790">
      <w:pPr>
        <w:pStyle w:val="Normal1"/>
        <w:widowControl w:val="0"/>
        <w:rPr>
          <w:ins w:id="97" w:author="Alex Randell" w:date="2014-03-20T05:08:00Z"/>
        </w:rPr>
      </w:pPr>
      <w:ins w:id="98" w:author="Alex Randell" w:date="2014-03-20T04:59:00Z">
        <w:r>
          <w:t>Business requirements</w:t>
        </w:r>
      </w:ins>
      <w:ins w:id="99" w:author="William Ulrich" w:date="2014-03-20T07:28:00Z">
        <w:r w:rsidR="002D04E8">
          <w:t>, on the other hand,</w:t>
        </w:r>
      </w:ins>
      <w:ins w:id="100" w:author="Alex Randell" w:date="2014-03-20T04:59:00Z">
        <w:r>
          <w:t xml:space="preserve"> </w:t>
        </w:r>
      </w:ins>
      <w:ins w:id="101" w:author="Alex Randell" w:date="2014-03-20T05:05:00Z">
        <w:r>
          <w:t xml:space="preserve">are defined by the </w:t>
        </w:r>
      </w:ins>
      <w:ins w:id="102" w:author="Alex Randell" w:date="2014-03-20T04:59:00Z">
        <w:r>
          <w:t>have a different focus</w:t>
        </w:r>
      </w:ins>
      <w:ins w:id="103" w:author="Alex Randell" w:date="2014-03-20T05:00:00Z">
        <w:r>
          <w:t>,</w:t>
        </w:r>
      </w:ins>
      <w:ins w:id="104" w:author="Alex Randell" w:date="2014-03-20T04:59:00Z">
        <w:r>
          <w:t xml:space="preserve"> typically </w:t>
        </w:r>
      </w:ins>
      <w:ins w:id="105" w:author="Alex Randell" w:date="2014-03-20T05:00:00Z">
        <w:r>
          <w:t xml:space="preserve">manifested as </w:t>
        </w:r>
      </w:ins>
      <w:ins w:id="106" w:author="Alex Randell" w:date="2014-03-20T04:59:00Z">
        <w:r>
          <w:t xml:space="preserve">solution-oriented </w:t>
        </w:r>
      </w:ins>
      <w:ins w:id="107" w:author="Alex Randell" w:date="2014-03-20T05:00:00Z">
        <w:r w:rsidR="006B0FA2">
          <w:t>statements of need</w:t>
        </w:r>
        <w:r>
          <w:t>.</w:t>
        </w:r>
      </w:ins>
      <w:ins w:id="108" w:author="Alex Randell" w:date="2014-03-20T05:01:00Z">
        <w:r>
          <w:t xml:space="preserve"> </w:t>
        </w:r>
      </w:ins>
      <w:ins w:id="109" w:author="Alex Randell" w:date="2014-03-20T05:08:00Z">
        <w:r>
          <w:t>The Guide to the Business Analysis Body of Knowledge® version 2 from IIBA defines a requirement as:</w:t>
        </w:r>
      </w:ins>
    </w:p>
    <w:p w14:paraId="0730C993" w14:textId="77777777" w:rsidR="005A3790" w:rsidRDefault="005A3790" w:rsidP="005A3790">
      <w:pPr>
        <w:pStyle w:val="Normal1"/>
        <w:widowControl w:val="0"/>
        <w:rPr>
          <w:ins w:id="110" w:author="Alex Randell" w:date="2014-03-20T05:08:00Z"/>
        </w:rPr>
      </w:pPr>
    </w:p>
    <w:p w14:paraId="75B1D1DC" w14:textId="77777777" w:rsidR="005A3790" w:rsidRDefault="005A3790">
      <w:pPr>
        <w:pStyle w:val="Normal1"/>
        <w:widowControl w:val="0"/>
        <w:numPr>
          <w:ilvl w:val="0"/>
          <w:numId w:val="10"/>
        </w:numPr>
        <w:rPr>
          <w:ins w:id="111" w:author="Alex Randell" w:date="2014-03-20T05:08:00Z"/>
        </w:rPr>
        <w:pPrChange w:id="112" w:author="Alex Randell" w:date="2014-03-20T05:08:00Z">
          <w:pPr>
            <w:pStyle w:val="Normal1"/>
            <w:widowControl w:val="0"/>
          </w:pPr>
        </w:pPrChange>
      </w:pPr>
      <w:ins w:id="113" w:author="Alex Randell" w:date="2014-03-20T05:08:00Z">
        <w:r>
          <w:t>A condition or capability needed by a stakeholder to solve a problem or achieve an objective</w:t>
        </w:r>
      </w:ins>
    </w:p>
    <w:p w14:paraId="41CCCD5F" w14:textId="77777777" w:rsidR="005A3790" w:rsidRDefault="005A3790">
      <w:pPr>
        <w:pStyle w:val="Normal1"/>
        <w:widowControl w:val="0"/>
        <w:numPr>
          <w:ilvl w:val="0"/>
          <w:numId w:val="10"/>
        </w:numPr>
        <w:rPr>
          <w:ins w:id="114" w:author="Alex Randell" w:date="2014-03-20T05:08:00Z"/>
        </w:rPr>
        <w:pPrChange w:id="115" w:author="Alex Randell" w:date="2014-03-20T05:08:00Z">
          <w:pPr>
            <w:pStyle w:val="Normal1"/>
            <w:widowControl w:val="0"/>
          </w:pPr>
        </w:pPrChange>
      </w:pPr>
      <w:ins w:id="116" w:author="Alex Randell" w:date="2014-03-20T05:08:00Z">
        <w:r>
          <w:t>A condition or capability that must be met or possessed by a solution or solution component to satisfy a contract, standard, specification, or other formally imposed documents</w:t>
        </w:r>
      </w:ins>
    </w:p>
    <w:p w14:paraId="68EF9771" w14:textId="77777777" w:rsidR="005A3790" w:rsidRDefault="005A3790">
      <w:pPr>
        <w:pStyle w:val="Normal1"/>
        <w:widowControl w:val="0"/>
        <w:numPr>
          <w:ilvl w:val="0"/>
          <w:numId w:val="10"/>
        </w:numPr>
        <w:rPr>
          <w:ins w:id="117" w:author="Alex Randell" w:date="2014-03-20T05:10:00Z"/>
        </w:rPr>
        <w:pPrChange w:id="118" w:author="Alex Randell" w:date="2014-03-20T05:08:00Z">
          <w:pPr>
            <w:pStyle w:val="Normal1"/>
            <w:widowControl w:val="0"/>
          </w:pPr>
        </w:pPrChange>
      </w:pPr>
      <w:ins w:id="119" w:author="Alex Randell" w:date="2014-03-20T05:08:00Z">
        <w:r>
          <w:t>A documented representation of a condition or capability as in (1) or (2)</w:t>
        </w:r>
      </w:ins>
      <w:ins w:id="120" w:author="Alex Randell" w:date="2014-03-20T05:09:00Z">
        <w:r w:rsidR="006B0FA2">
          <w:rPr>
            <w:rStyle w:val="EndnoteReference"/>
          </w:rPr>
          <w:endnoteReference w:id="4"/>
        </w:r>
      </w:ins>
    </w:p>
    <w:p w14:paraId="4A91B366" w14:textId="77777777" w:rsidR="006B0FA2" w:rsidRDefault="006B0FA2" w:rsidP="006B0FA2">
      <w:pPr>
        <w:pStyle w:val="Normal1"/>
        <w:widowControl w:val="0"/>
        <w:rPr>
          <w:ins w:id="122" w:author="Alex Randell" w:date="2014-03-20T05:10:00Z"/>
        </w:rPr>
      </w:pPr>
    </w:p>
    <w:p w14:paraId="529C38BB" w14:textId="77777777" w:rsidR="006B0FA2" w:rsidRDefault="006B0FA2" w:rsidP="006B0FA2">
      <w:pPr>
        <w:pStyle w:val="Normal1"/>
        <w:widowControl w:val="0"/>
      </w:pPr>
      <w:ins w:id="123" w:author="Alex Randell" w:date="2014-03-20T05:10:00Z">
        <w:r>
          <w:t>It is important to note that a requirement can take many forms</w:t>
        </w:r>
      </w:ins>
      <w:ins w:id="124" w:author="Alex Randell" w:date="2014-03-20T05:11:00Z">
        <w:r>
          <w:t xml:space="preserve">, such as: </w:t>
        </w:r>
      </w:ins>
      <w:ins w:id="125" w:author="Alex Randell" w:date="2014-03-20T05:10:00Z">
        <w:r>
          <w:t>technical or business-</w:t>
        </w:r>
        <w:r>
          <w:lastRenderedPageBreak/>
          <w:t>oriented, functional or non-functional</w:t>
        </w:r>
      </w:ins>
      <w:ins w:id="126" w:author="Alex Randell" w:date="2014-03-20T05:11:00Z">
        <w:r>
          <w:t>, high-level or detailed.</w:t>
        </w:r>
      </w:ins>
      <w:ins w:id="127" w:author="Alex Randell" w:date="2014-03-20T05:10:00Z">
        <w:r>
          <w:t xml:space="preserve"> </w:t>
        </w:r>
      </w:ins>
      <w:ins w:id="128" w:author="Alex Randell" w:date="2014-03-20T05:11:00Z">
        <w:r>
          <w:t xml:space="preserve">Requirements, in the context of this white paper, may also include use cases, agile user stories, or other structures. Regardless of the methodology employed by an organization, </w:t>
        </w:r>
      </w:ins>
      <w:ins w:id="129" w:author="Alex Randell" w:date="2014-03-20T05:12:00Z">
        <w:r>
          <w:t>this holistic view of requirements can leverage a business architecture framework.</w:t>
        </w:r>
      </w:ins>
    </w:p>
    <w:p w14:paraId="4E392E42" w14:textId="77777777" w:rsidR="00444F04" w:rsidRDefault="00444F04">
      <w:pPr>
        <w:pStyle w:val="Normal1"/>
        <w:widowControl w:val="0"/>
      </w:pPr>
    </w:p>
    <w:p w14:paraId="02B06908" w14:textId="77777777" w:rsidR="003928B5" w:rsidDel="006B0FA2" w:rsidRDefault="00F83555">
      <w:pPr>
        <w:pStyle w:val="Normal1"/>
        <w:widowControl w:val="0"/>
        <w:rPr>
          <w:del w:id="130" w:author="Alex Randell" w:date="2014-03-20T05:14:00Z"/>
        </w:rPr>
      </w:pPr>
      <w:del w:id="131" w:author="Alex Randell" w:date="2014-03-20T05:16:00Z">
        <w:r w:rsidDel="006B0FA2">
          <w:delText xml:space="preserve">At this point it is important to address a common misperception related to this subject. While business architecture and business analysis are </w:delText>
        </w:r>
      </w:del>
      <w:commentRangeStart w:id="132"/>
      <w:del w:id="133" w:author="Alex Randell" w:date="2014-03-20T04:58:00Z">
        <w:r w:rsidDel="005A3790">
          <w:delText xml:space="preserve">similarly </w:delText>
        </w:r>
        <w:commentRangeStart w:id="134"/>
        <w:r w:rsidDel="005A3790">
          <w:delText>named</w:delText>
        </w:r>
        <w:commentRangeEnd w:id="132"/>
        <w:r w:rsidR="00D63DCB" w:rsidDel="005A3790">
          <w:rPr>
            <w:rStyle w:val="CommentReference"/>
            <w:rFonts w:asciiTheme="minorHAnsi" w:eastAsiaTheme="minorEastAsia" w:hAnsiTheme="minorHAnsi" w:cstheme="minorBidi"/>
            <w:color w:val="auto"/>
          </w:rPr>
          <w:commentReference w:id="132"/>
        </w:r>
      </w:del>
      <w:commentRangeEnd w:id="134"/>
      <w:del w:id="135" w:author="Alex Randell" w:date="2014-03-20T05:16:00Z">
        <w:r w:rsidR="005A3790" w:rsidDel="006B0FA2">
          <w:rPr>
            <w:rStyle w:val="CommentReference"/>
            <w:rFonts w:asciiTheme="minorHAnsi" w:eastAsiaTheme="minorEastAsia" w:hAnsiTheme="minorHAnsi" w:cstheme="minorBidi"/>
            <w:color w:val="auto"/>
          </w:rPr>
          <w:commentReference w:id="134"/>
        </w:r>
        <w:r w:rsidDel="006B0FA2">
          <w:delText xml:space="preserve">, they are not inextricably linked. Both disciplines have </w:delText>
        </w:r>
      </w:del>
      <w:ins w:id="136" w:author="Whynde Melaragno" w:date="2014-03-19T00:02:00Z">
        <w:del w:id="137" w:author="Alex Randell" w:date="2014-03-20T05:16:00Z">
          <w:r w:rsidR="00D63DCB" w:rsidDel="006B0FA2">
            <w:delText xml:space="preserve">a distinct purpose, </w:delText>
          </w:r>
        </w:del>
      </w:ins>
      <w:del w:id="138" w:author="Alex Randell" w:date="2014-03-20T05:16:00Z">
        <w:r w:rsidDel="006B0FA2">
          <w:delText>multiple inputs and multiple consumers, and as such need to</w:delText>
        </w:r>
        <w:r w:rsidR="000C5525" w:rsidDel="006B0FA2">
          <w:delText xml:space="preserve"> evolve and</w:delText>
        </w:r>
        <w:r w:rsidDel="006B0FA2">
          <w:delText xml:space="preserve"> be managed as separate disciplines. The blueprints created by a business architect may be used as a framework for business requirements, as we expose further in this white paper. </w:delText>
        </w:r>
      </w:del>
      <w:del w:id="139" w:author="Alex Randell" w:date="2014-03-20T05:13:00Z">
        <w:r w:rsidDel="006B0FA2">
          <w:delText>However, they</w:delText>
        </w:r>
      </w:del>
      <w:ins w:id="140" w:author="Whynde Melaragno" w:date="2014-03-19T00:04:00Z">
        <w:del w:id="141" w:author="Alex Randell" w:date="2014-03-20T05:13:00Z">
          <w:r w:rsidR="00D63DCB" w:rsidDel="006B0FA2">
            <w:delText xml:space="preserve">se </w:delText>
          </w:r>
        </w:del>
        <w:del w:id="142" w:author="Alex Randell" w:date="2014-03-20T05:16:00Z">
          <w:r w:rsidR="00D63DCB" w:rsidDel="006B0FA2">
            <w:delText>blueprints</w:delText>
          </w:r>
        </w:del>
      </w:ins>
      <w:del w:id="143" w:author="Alex Randell" w:date="2014-03-20T05:16:00Z">
        <w:r w:rsidDel="006B0FA2">
          <w:delText xml:space="preserve"> are </w:delText>
        </w:r>
      </w:del>
      <w:del w:id="144" w:author="Alex Randell" w:date="2014-03-20T05:14:00Z">
        <w:r w:rsidDel="006B0FA2">
          <w:delText xml:space="preserve">also </w:delText>
        </w:r>
      </w:del>
      <w:del w:id="145" w:author="Alex Randell" w:date="2014-03-20T05:16:00Z">
        <w:r w:rsidDel="006B0FA2">
          <w:delText>of use to strategic planning teams, portfolio manage</w:delText>
        </w:r>
      </w:del>
      <w:ins w:id="146" w:author="Whynde Melaragno" w:date="2014-03-19T00:05:00Z">
        <w:del w:id="147" w:author="Alex Randell" w:date="2014-03-20T05:16:00Z">
          <w:r w:rsidR="00D63DCB" w:rsidDel="006B0FA2">
            <w:delText>rs</w:delText>
          </w:r>
        </w:del>
      </w:ins>
      <w:del w:id="148" w:author="Alex Randell" w:date="2014-03-20T05:16:00Z">
        <w:r w:rsidDel="006B0FA2">
          <w:delText xml:space="preserve">ment, project managers, agile teams, business process modelers, </w:delText>
        </w:r>
      </w:del>
      <w:del w:id="149" w:author="Alex Randell" w:date="2014-03-20T04:58:00Z">
        <w:r w:rsidDel="005A3790">
          <w:delText xml:space="preserve">solution and </w:delText>
        </w:r>
        <w:commentRangeStart w:id="150"/>
        <w:r w:rsidDel="005A3790">
          <w:delText xml:space="preserve">data </w:delText>
        </w:r>
        <w:commentRangeEnd w:id="150"/>
        <w:r w:rsidR="00D63DCB" w:rsidDel="005A3790">
          <w:rPr>
            <w:rStyle w:val="CommentReference"/>
            <w:rFonts w:asciiTheme="minorHAnsi" w:eastAsiaTheme="minorEastAsia" w:hAnsiTheme="minorHAnsi" w:cstheme="minorBidi"/>
            <w:color w:val="auto"/>
          </w:rPr>
          <w:commentReference w:id="150"/>
        </w:r>
      </w:del>
      <w:del w:id="151" w:author="Alex Randell" w:date="2014-03-20T05:16:00Z">
        <w:r w:rsidDel="006B0FA2">
          <w:delText xml:space="preserve">architects, and dozens of other downstream disciplines. </w:delText>
        </w:r>
      </w:del>
      <w:commentRangeStart w:id="152"/>
      <w:del w:id="153" w:author="Alex Randell" w:date="2014-03-20T05:14:00Z">
        <w:r w:rsidDel="006B0FA2">
          <w:delText xml:space="preserve">This is in addition to their role in </w:delText>
        </w:r>
      </w:del>
      <w:ins w:id="154" w:author="Whynde Melaragno" w:date="2014-03-19T00:07:00Z">
        <w:del w:id="155" w:author="Alex Randell" w:date="2014-03-20T05:14:00Z">
          <w:r w:rsidR="00D63DCB" w:rsidDel="006B0FA2">
            <w:delText xml:space="preserve">of </w:delText>
          </w:r>
        </w:del>
      </w:ins>
      <w:del w:id="156" w:author="Alex Randell" w:date="2014-03-20T05:14:00Z">
        <w:r w:rsidDel="006B0FA2">
          <w:delText xml:space="preserve">providing clarity of thought to </w:delText>
        </w:r>
      </w:del>
      <w:ins w:id="157" w:author="Whynde Melaragno" w:date="2014-03-19T00:07:00Z">
        <w:del w:id="158" w:author="Alex Randell" w:date="2014-03-20T05:14:00Z">
          <w:r w:rsidR="00D63DCB" w:rsidDel="006B0FA2">
            <w:delText xml:space="preserve">assisting </w:delText>
          </w:r>
        </w:del>
      </w:ins>
      <w:del w:id="159" w:author="Alex Randell" w:date="2014-03-20T05:14:00Z">
        <w:r w:rsidDel="006B0FA2">
          <w:delText xml:space="preserve">executive leaders </w:delText>
        </w:r>
      </w:del>
      <w:ins w:id="160" w:author="Whynde Melaragno" w:date="2014-03-19T00:07:00Z">
        <w:del w:id="161" w:author="Alex Randell" w:date="2014-03-20T05:14:00Z">
          <w:r w:rsidR="00D63DCB" w:rsidDel="006B0FA2">
            <w:delText>to gain clarity of though</w:delText>
          </w:r>
        </w:del>
      </w:ins>
      <w:ins w:id="162" w:author="Whynde Melaragno" w:date="2014-03-19T00:08:00Z">
        <w:del w:id="163" w:author="Alex Randell" w:date="2014-03-20T05:14:00Z">
          <w:r w:rsidR="00D63DCB" w:rsidDel="006B0FA2">
            <w:delText>t</w:delText>
          </w:r>
        </w:del>
      </w:ins>
      <w:ins w:id="164" w:author="Whynde Melaragno" w:date="2014-03-19T00:07:00Z">
        <w:del w:id="165" w:author="Alex Randell" w:date="2014-03-20T05:14:00Z">
          <w:r w:rsidR="00D63DCB" w:rsidDel="006B0FA2">
            <w:delText xml:space="preserve">, make better decisions and </w:delText>
          </w:r>
        </w:del>
      </w:ins>
      <w:del w:id="166" w:author="Alex Randell" w:date="2014-03-20T05:14:00Z">
        <w:r w:rsidDel="006B0FA2">
          <w:delText>meeting various business challenges and designing solutions to those challenges.</w:delText>
        </w:r>
        <w:commentRangeEnd w:id="152"/>
        <w:r w:rsidR="00D63DCB" w:rsidDel="006B0FA2">
          <w:rPr>
            <w:rStyle w:val="CommentReference"/>
            <w:rFonts w:asciiTheme="minorHAnsi" w:eastAsiaTheme="minorEastAsia" w:hAnsiTheme="minorHAnsi" w:cstheme="minorBidi"/>
            <w:color w:val="auto"/>
          </w:rPr>
          <w:commentReference w:id="152"/>
        </w:r>
      </w:del>
    </w:p>
    <w:p w14:paraId="44B9FD38" w14:textId="77777777" w:rsidR="003928B5" w:rsidRDefault="003928B5">
      <w:pPr>
        <w:pStyle w:val="Normal1"/>
        <w:widowControl w:val="0"/>
      </w:pPr>
    </w:p>
    <w:p w14:paraId="2E3438B8" w14:textId="77777777" w:rsidR="00771C15" w:rsidRDefault="00F83555">
      <w:pPr>
        <w:pStyle w:val="Normal1"/>
        <w:widowControl w:val="0"/>
      </w:pPr>
      <w:commentRangeStart w:id="167"/>
      <w:r>
        <w:t xml:space="preserve">Business requirements </w:t>
      </w:r>
      <w:r w:rsidR="00D80119">
        <w:t xml:space="preserve">provide a consistent way of translating gaps in value streams and capabilities into </w:t>
      </w:r>
      <w:del w:id="168" w:author="Alex Randell" w:date="2014-03-20T05:15:00Z">
        <w:r w:rsidR="00D80119" w:rsidDel="006B0FA2">
          <w:delText>scenarios</w:delText>
        </w:r>
      </w:del>
      <w:ins w:id="169" w:author="Alex Randell" w:date="2014-03-20T05:15:00Z">
        <w:r w:rsidR="006B0FA2">
          <w:t>requirements</w:t>
        </w:r>
      </w:ins>
      <w:del w:id="170" w:author="Alex Randell" w:date="2014-03-20T05:18:00Z">
        <w:r w:rsidR="00D80119" w:rsidDel="006B0FA2">
          <w:delText>, services</w:delText>
        </w:r>
      </w:del>
      <w:r w:rsidR="00D80119">
        <w:t>, process models, features</w:t>
      </w:r>
      <w:r w:rsidR="00016503">
        <w:t>, data attributes, and rules</w:t>
      </w:r>
      <w:r w:rsidR="00D80119">
        <w:t>.</w:t>
      </w:r>
      <w:commentRangeEnd w:id="167"/>
      <w:r w:rsidR="006A2E62">
        <w:rPr>
          <w:rStyle w:val="CommentReference"/>
          <w:rFonts w:asciiTheme="minorHAnsi" w:eastAsiaTheme="minorEastAsia" w:hAnsiTheme="minorHAnsi" w:cstheme="minorBidi"/>
          <w:color w:val="auto"/>
        </w:rPr>
        <w:commentReference w:id="167"/>
      </w:r>
      <w:r w:rsidR="00D80119">
        <w:t xml:space="preserve"> </w:t>
      </w:r>
      <w:r w:rsidR="00016503">
        <w:t>All of the</w:t>
      </w:r>
      <w:r w:rsidR="007D632A">
        <w:t>se</w:t>
      </w:r>
      <w:r w:rsidR="00016503">
        <w:t xml:space="preserve"> requirements artifacts provide a structured way to capture and </w:t>
      </w:r>
      <w:r w:rsidR="007D632A">
        <w:t xml:space="preserve">warehouse the specifications used to precisely guide changes to products and services used to deliver value. In order to achieve this level of precision, a commitment to requirements management and the business architecture used to frame (and align) these artifacts is required. </w:t>
      </w:r>
      <w:r>
        <w:t>Where organizations often go off-course</w:t>
      </w:r>
      <w:r w:rsidR="007D632A">
        <w:t xml:space="preserve">, resulting in rework or worse (delivering the wrong products and services to customers) is when the </w:t>
      </w:r>
      <w:commentRangeStart w:id="171"/>
      <w:del w:id="172" w:author="Alex Randell" w:date="2014-03-20T05:18:00Z">
        <w:r w:rsidR="007D632A" w:rsidDel="006B0FA2">
          <w:delText xml:space="preserve">discipline </w:delText>
        </w:r>
      </w:del>
      <w:commentRangeEnd w:id="171"/>
      <w:ins w:id="173" w:author="Alex Randell" w:date="2014-03-20T05:18:00Z">
        <w:r w:rsidR="006B0FA2">
          <w:t>commitment to</w:t>
        </w:r>
      </w:ins>
      <w:ins w:id="174" w:author="Alex Randell" w:date="2014-03-20T05:19:00Z">
        <w:r w:rsidR="006B0FA2">
          <w:t xml:space="preserve"> aligning business requirements and business architecture</w:t>
        </w:r>
      </w:ins>
      <w:ins w:id="175" w:author="Alex Randell" w:date="2014-03-20T05:18:00Z">
        <w:r w:rsidR="006B0FA2">
          <w:t xml:space="preserve"> </w:t>
        </w:r>
      </w:ins>
      <w:r w:rsidR="006A2E62">
        <w:rPr>
          <w:rStyle w:val="CommentReference"/>
          <w:rFonts w:asciiTheme="minorHAnsi" w:eastAsiaTheme="minorEastAsia" w:hAnsiTheme="minorHAnsi" w:cstheme="minorBidi"/>
          <w:color w:val="auto"/>
        </w:rPr>
        <w:commentReference w:id="171"/>
      </w:r>
      <w:r w:rsidR="007D632A">
        <w:t xml:space="preserve">is bypassed in favor of a quick fix. </w:t>
      </w:r>
    </w:p>
    <w:p w14:paraId="2470C07D" w14:textId="77777777" w:rsidR="00771C15" w:rsidRDefault="00771C15">
      <w:pPr>
        <w:pStyle w:val="Normal1"/>
        <w:widowControl w:val="0"/>
        <w:rPr>
          <w:ins w:id="176" w:author="Alex Randell" w:date="2014-03-20T05:16:00Z"/>
        </w:rPr>
      </w:pPr>
    </w:p>
    <w:p w14:paraId="1495467E" w14:textId="77777777" w:rsidR="006B0FA2" w:rsidRDefault="006B0FA2">
      <w:pPr>
        <w:pStyle w:val="Normal1"/>
        <w:widowControl w:val="0"/>
        <w:rPr>
          <w:ins w:id="177" w:author="Alex Randell" w:date="2014-03-20T05:16:00Z"/>
        </w:rPr>
      </w:pPr>
      <w:ins w:id="178" w:author="Alex Randell" w:date="2014-03-20T05:16:00Z">
        <w:r>
          <w:t xml:space="preserve">At this point it is important to address a common misperception related to this subject. While business architecture and business analysis </w:t>
        </w:r>
        <w:del w:id="179" w:author="William Ulrich" w:date="2014-03-20T07:24:00Z">
          <w:r w:rsidDel="00185A89">
            <w:delText xml:space="preserve">are </w:delText>
          </w:r>
        </w:del>
        <w:r>
          <w:t>share some similarities</w:t>
        </w:r>
        <w:r>
          <w:rPr>
            <w:rStyle w:val="CommentReference"/>
            <w:rFonts w:asciiTheme="minorHAnsi" w:eastAsiaTheme="minorEastAsia" w:hAnsiTheme="minorHAnsi" w:cstheme="minorBidi"/>
            <w:color w:val="auto"/>
          </w:rPr>
          <w:commentReference w:id="180"/>
        </w:r>
        <w:r>
          <w:t xml:space="preserve">, they are not inextricably linked. Both disciplines have a distinct purpose, multiple inputs and multiple consumers, and as such need to evolve and be managed as separate disciplines. The blueprints created by a business architect may be used as a framework for business requirements, as we expose further in this white paper. In addition, these blueprints assist executive leaders in gaining clarity of thought, making better decisions, meeting business challenges, and forming solutions to those challenges. Further, business architecture blueprints are of use to strategic planning teams, portfolio managers, project managers, agile teams, business process modelers, </w:t>
        </w:r>
        <w:commentRangeStart w:id="181"/>
        <w:r>
          <w:t xml:space="preserve">technical </w:t>
        </w:r>
        <w:commentRangeEnd w:id="181"/>
        <w:r>
          <w:rPr>
            <w:rStyle w:val="CommentReference"/>
            <w:rFonts w:asciiTheme="minorHAnsi" w:eastAsiaTheme="minorEastAsia" w:hAnsiTheme="minorHAnsi" w:cstheme="minorBidi"/>
            <w:color w:val="auto"/>
          </w:rPr>
          <w:commentReference w:id="181"/>
        </w:r>
        <w:r>
          <w:t>architects, and dozens of other downstream disciplines.</w:t>
        </w:r>
      </w:ins>
    </w:p>
    <w:p w14:paraId="3DBE0366" w14:textId="77777777" w:rsidR="006B0FA2" w:rsidRDefault="006B0FA2">
      <w:pPr>
        <w:pStyle w:val="Normal1"/>
        <w:widowControl w:val="0"/>
      </w:pPr>
    </w:p>
    <w:p w14:paraId="3D953FAA" w14:textId="77777777" w:rsidR="003928B5" w:rsidRDefault="007D632A">
      <w:pPr>
        <w:pStyle w:val="Normal1"/>
        <w:widowControl w:val="0"/>
      </w:pPr>
      <w:r>
        <w:t>Oftentimes, organizations jump into defining the solution before they fully understand the needs</w:t>
      </w:r>
      <w:r w:rsidR="009E5657">
        <w:t xml:space="preserve"> or even the boundaries of the issues</w:t>
      </w:r>
      <w:r>
        <w:t xml:space="preserve">. In some cases, tools and/or technology </w:t>
      </w:r>
      <w:r w:rsidR="00FD6DE0">
        <w:t xml:space="preserve">choices are made based on a presumed understanding of a technical need. Without the traceability back to what customers want, the execution of changes to products and services is based on guesswork. Organizations </w:t>
      </w:r>
      <w:proofErr w:type="gramStart"/>
      <w:r w:rsidR="00FD6DE0">
        <w:t>can</w:t>
      </w:r>
      <w:del w:id="182" w:author="Whynde Melaragno" w:date="2014-03-19T00:19:00Z">
        <w:r w:rsidR="00FD6DE0" w:rsidDel="003C7CD1">
          <w:delText xml:space="preserve"> ill </w:delText>
        </w:r>
      </w:del>
      <w:commentRangeStart w:id="183"/>
      <w:ins w:id="184" w:author="Whynde Melaragno" w:date="2014-03-19T00:19:00Z">
        <w:r w:rsidR="003C7CD1">
          <w:t>not</w:t>
        </w:r>
        <w:proofErr w:type="gramEnd"/>
        <w:r w:rsidR="003C7CD1">
          <w:t xml:space="preserve"> </w:t>
        </w:r>
      </w:ins>
      <w:commentRangeEnd w:id="183"/>
      <w:ins w:id="185" w:author="Whynde Melaragno" w:date="2014-03-19T00:20:00Z">
        <w:r w:rsidR="003C7CD1">
          <w:rPr>
            <w:rStyle w:val="CommentReference"/>
            <w:rFonts w:asciiTheme="minorHAnsi" w:eastAsiaTheme="minorEastAsia" w:hAnsiTheme="minorHAnsi" w:cstheme="minorBidi"/>
            <w:color w:val="auto"/>
          </w:rPr>
          <w:commentReference w:id="183"/>
        </w:r>
      </w:ins>
      <w:r w:rsidR="00FD6DE0">
        <w:t xml:space="preserve">afford to rely on intuition to drive sustainable organic growth. The future remains bright for organizations with leadership who commit to driving growth using a disciplined process for </w:t>
      </w:r>
      <w:r w:rsidR="00B01E29">
        <w:t>guiding their investments.</w:t>
      </w:r>
      <w:r w:rsidR="009E5657">
        <w:rPr>
          <w:rStyle w:val="EndnoteReference"/>
        </w:rPr>
        <w:endnoteReference w:id="5"/>
      </w:r>
      <w:r w:rsidR="00F83555">
        <w:t xml:space="preserve"> While efforts </w:t>
      </w:r>
      <w:r w:rsidR="00494839">
        <w:t xml:space="preserve">at </w:t>
      </w:r>
      <w:r w:rsidR="00F83555">
        <w:t xml:space="preserve">solution architecture, technical design, or implementation details are often needed, they are not the </w:t>
      </w:r>
      <w:proofErr w:type="gramStart"/>
      <w:r w:rsidR="00F83555">
        <w:t>core</w:t>
      </w:r>
      <w:proofErr w:type="gramEnd"/>
      <w:r w:rsidR="00F83555">
        <w:t xml:space="preserve"> of a business requirement. </w:t>
      </w:r>
      <w:proofErr w:type="gramStart"/>
      <w:r w:rsidR="00B01E29">
        <w:t>A strong</w:t>
      </w:r>
      <w:proofErr w:type="gramEnd"/>
      <w:r w:rsidR="00B01E29">
        <w:t xml:space="preserve"> business architecture will ensure that the right requirements are captured and aligned to drive change.</w:t>
      </w:r>
    </w:p>
    <w:p w14:paraId="21B82DE8" w14:textId="77777777" w:rsidR="003928B5" w:rsidRDefault="003928B5">
      <w:pPr>
        <w:pStyle w:val="Normal1"/>
        <w:widowControl w:val="0"/>
      </w:pPr>
    </w:p>
    <w:p w14:paraId="31C5EC42" w14:textId="77777777" w:rsidR="003928B5" w:rsidRDefault="00F83555">
      <w:pPr>
        <w:pStyle w:val="Normal1"/>
        <w:widowControl w:val="0"/>
      </w:pPr>
      <w:r>
        <w:t xml:space="preserve">As outlined in the remainder of this white paper, business architecture provides a structure for requirements alignment. The key outcome of business architecture is to provide a framework for the business. The elements of this framework - primarily but not exclusively value streams and capabilities - can be improved and extended through the requirements of a project. In rare cases, requirements are provided in support of new capabilities. It is optimal in these cases to design business architecture first, </w:t>
      </w:r>
      <w:proofErr w:type="gramStart"/>
      <w:r>
        <w:t>then</w:t>
      </w:r>
      <w:proofErr w:type="gramEnd"/>
      <w:r>
        <w:t xml:space="preserve"> provide implementation level details through </w:t>
      </w:r>
      <w:r>
        <w:lastRenderedPageBreak/>
        <w:t>requirements.</w:t>
      </w:r>
    </w:p>
    <w:p w14:paraId="110564B0" w14:textId="77777777" w:rsidR="003928B5" w:rsidRDefault="003928B5">
      <w:pPr>
        <w:pStyle w:val="Normal1"/>
        <w:widowControl w:val="0"/>
      </w:pPr>
    </w:p>
    <w:p w14:paraId="16F47D12" w14:textId="77777777" w:rsidR="003928B5" w:rsidRPr="00AD1B58" w:rsidRDefault="00F83555">
      <w:pPr>
        <w:pStyle w:val="Normal1"/>
        <w:widowControl w:val="0"/>
        <w:rPr>
          <w:color w:val="auto"/>
        </w:rPr>
      </w:pPr>
      <w:r w:rsidRPr="00AD1B58">
        <w:rPr>
          <w:b/>
          <w:i/>
          <w:color w:val="auto"/>
        </w:rPr>
        <w:t>Section 3: Business Requirements Analysis Approaches &amp; Best Practices</w:t>
      </w:r>
    </w:p>
    <w:p w14:paraId="3C6ED9CE" w14:textId="77777777" w:rsidR="003928B5" w:rsidRDefault="00F83555">
      <w:pPr>
        <w:pStyle w:val="Normal1"/>
        <w:widowControl w:val="0"/>
      </w:pPr>
      <w:r>
        <w:t xml:space="preserve">Requirements </w:t>
      </w:r>
      <w:r w:rsidR="009E5657">
        <w:t>m</w:t>
      </w:r>
      <w:r>
        <w:t>anagement can be broken down into four primary phases: Planning, Elicitation, Analysis</w:t>
      </w:r>
      <w:r w:rsidR="009E5657">
        <w:t>,</w:t>
      </w:r>
      <w:r>
        <w:t xml:space="preserve"> and Solution Design. The expected outputs of this process are specific </w:t>
      </w:r>
      <w:del w:id="186" w:author="Alex Randell" w:date="2014-03-20T05:20:00Z">
        <w:r w:rsidDel="00E1755A">
          <w:delText xml:space="preserve">conditions </w:delText>
        </w:r>
      </w:del>
      <w:ins w:id="187" w:author="Alex Randell" w:date="2014-03-20T05:20:00Z">
        <w:r w:rsidR="00E1755A">
          <w:t xml:space="preserve">statements </w:t>
        </w:r>
      </w:ins>
      <w:r>
        <w:t xml:space="preserve">and/or </w:t>
      </w:r>
      <w:commentRangeStart w:id="188"/>
      <w:del w:id="189" w:author="Alex Randell" w:date="2014-03-20T05:20:00Z">
        <w:r w:rsidDel="00E1755A">
          <w:delText>capabilities</w:delText>
        </w:r>
        <w:commentRangeEnd w:id="188"/>
        <w:r w:rsidR="008850A6" w:rsidDel="00E1755A">
          <w:rPr>
            <w:rStyle w:val="CommentReference"/>
            <w:rFonts w:asciiTheme="minorHAnsi" w:eastAsiaTheme="minorEastAsia" w:hAnsiTheme="minorHAnsi" w:cstheme="minorBidi"/>
            <w:color w:val="auto"/>
          </w:rPr>
          <w:commentReference w:id="188"/>
        </w:r>
        <w:r w:rsidDel="00E1755A">
          <w:delText xml:space="preserve"> </w:delText>
        </w:r>
      </w:del>
      <w:ins w:id="190" w:author="Alex Randell" w:date="2014-03-20T05:20:00Z">
        <w:r w:rsidR="00E1755A">
          <w:t xml:space="preserve">rules </w:t>
        </w:r>
      </w:ins>
      <w:r>
        <w:t xml:space="preserve">essential to achieve a defined target state utilizing multiple levels of detail. However, as projects continue to miss delivering anticipated business value within scope, the requirements process will continue to be suspect. Not only is it a common perception </w:t>
      </w:r>
      <w:r w:rsidR="00070900">
        <w:t xml:space="preserve">that </w:t>
      </w:r>
      <w:r>
        <w:t xml:space="preserve">this process is problematic, but opinions are backed by industry </w:t>
      </w:r>
      <w:del w:id="191" w:author="Alex Randell" w:date="2014-03-20T05:20:00Z">
        <w:r w:rsidDel="00E1755A">
          <w:delText xml:space="preserve">statics </w:delText>
        </w:r>
      </w:del>
      <w:ins w:id="192" w:author="Alex Randell" w:date="2014-03-20T05:20:00Z">
        <w:r w:rsidR="00E1755A">
          <w:t xml:space="preserve">statistics </w:t>
        </w:r>
      </w:ins>
      <w:r w:rsidR="00771C15">
        <w:t xml:space="preserve">as previously </w:t>
      </w:r>
      <w:r>
        <w:t>not</w:t>
      </w:r>
      <w:r w:rsidR="00771C15">
        <w:t xml:space="preserve">ed </w:t>
      </w:r>
      <w:r w:rsidR="009E5657">
        <w:t>where</w:t>
      </w:r>
      <w:r>
        <w:t xml:space="preserve"> approximately 70% of software projects fail due to poor requirements</w:t>
      </w:r>
      <w:r w:rsidR="009E5657">
        <w:rPr>
          <w:rStyle w:val="EndnoteReference"/>
        </w:rPr>
        <w:endnoteReference w:id="6"/>
      </w:r>
      <w:r>
        <w:t xml:space="preserve"> with an associated rework </w:t>
      </w:r>
      <w:proofErr w:type="gramStart"/>
      <w:r>
        <w:t>spend</w:t>
      </w:r>
      <w:proofErr w:type="gramEnd"/>
      <w:r>
        <w:t xml:space="preserve"> just north of $45B annually.</w:t>
      </w:r>
      <w:r w:rsidR="009E5657">
        <w:rPr>
          <w:rStyle w:val="EndnoteReference"/>
        </w:rPr>
        <w:endnoteReference w:id="7"/>
      </w:r>
    </w:p>
    <w:p w14:paraId="03A68B82" w14:textId="77777777" w:rsidR="003928B5" w:rsidRDefault="003928B5">
      <w:pPr>
        <w:pStyle w:val="Normal1"/>
        <w:widowControl w:val="0"/>
      </w:pPr>
    </w:p>
    <w:p w14:paraId="27429B46" w14:textId="77777777" w:rsidR="00322443" w:rsidRDefault="009E5657">
      <w:pPr>
        <w:pStyle w:val="Normal1"/>
        <w:widowControl w:val="0"/>
      </w:pPr>
      <w:proofErr w:type="gramStart"/>
      <w:r>
        <w:t xml:space="preserve">Attempts to reverse </w:t>
      </w:r>
      <w:r w:rsidR="00F83555">
        <w:t>this trend has</w:t>
      </w:r>
      <w:proofErr w:type="gramEnd"/>
      <w:r w:rsidR="00F83555">
        <w:t xml:space="preserve"> brought about the development of several techniques, frameworks and has been a dominant driver for organizations adopting Application Lifecycle Management (ALM) platforms. Methodologies such as the Rational Unified Process (RUP), maturity in Iterative Development, and Agile have had positive impacts remediating risks associated with controlling scope, standardizing documentation, and improving business-to-IT communications. What still remains to be addressed are several key considerations that improve both the </w:t>
      </w:r>
      <w:r>
        <w:t xml:space="preserve">formation, </w:t>
      </w:r>
      <w:r w:rsidR="00F83555">
        <w:t>capture</w:t>
      </w:r>
      <w:r>
        <w:t>,</w:t>
      </w:r>
      <w:r w:rsidR="00F83555">
        <w:t xml:space="preserve"> and cataloguing of requirements to improve their initial and ongoing value as a core business asset. </w:t>
      </w:r>
      <w:proofErr w:type="gramStart"/>
      <w:r>
        <w:t>The goal can be met by e</w:t>
      </w:r>
      <w:r w:rsidR="00F83555">
        <w:t>stablishing clear business boundaries for requirements and using these boundaries to improve the resulting requirement, establishing traceability (linking business strategy through solution design)</w:t>
      </w:r>
      <w:r>
        <w:t>,</w:t>
      </w:r>
      <w:r w:rsidR="00F83555">
        <w:t xml:space="preserve"> and </w:t>
      </w:r>
      <w:r>
        <w:t xml:space="preserve">establishing </w:t>
      </w:r>
      <w:r w:rsidR="00F83555">
        <w:t>the ability to reuse requirements across common organizational capabilities</w:t>
      </w:r>
      <w:proofErr w:type="gramEnd"/>
      <w:r w:rsidR="00F83555">
        <w:t xml:space="preserve">. </w:t>
      </w:r>
    </w:p>
    <w:p w14:paraId="414B83E0" w14:textId="77777777" w:rsidR="00322443" w:rsidRDefault="00322443">
      <w:pPr>
        <w:pStyle w:val="Normal1"/>
        <w:widowControl w:val="0"/>
      </w:pPr>
    </w:p>
    <w:p w14:paraId="090F121A" w14:textId="77777777" w:rsidR="003928B5" w:rsidDel="00E1755A" w:rsidRDefault="00F83555">
      <w:pPr>
        <w:pStyle w:val="Normal1"/>
        <w:widowControl w:val="0"/>
        <w:rPr>
          <w:del w:id="193" w:author="Alex Randell" w:date="2014-03-20T05:23:00Z"/>
        </w:rPr>
      </w:pPr>
      <w:del w:id="194" w:author="Alex Randell" w:date="2014-03-20T05:23:00Z">
        <w:r w:rsidDel="00E1755A">
          <w:delText>Requirements need to be framed properly in order to be useful and effectively utilized. One of the problems that plagues data management</w:delText>
        </w:r>
        <w:r w:rsidR="009E5657" w:rsidDel="00E1755A">
          <w:delText>, for example,</w:delText>
        </w:r>
        <w:r w:rsidDel="00E1755A">
          <w:delText xml:space="preserve"> is directly related to the inability of organization to properly contextualize requirements. The common practice is to homogenize requirements during capture and as they are catalogued. This creates confusion around boundaries and obfuscates expectations between enterprise needs and individual job executors (internal or external customers). The art of framing</w:delText>
        </w:r>
        <w:r w:rsidR="009E5657" w:rsidDel="00E1755A">
          <w:rPr>
            <w:rStyle w:val="EndnoteReference"/>
          </w:rPr>
          <w:endnoteReference w:id="8"/>
        </w:r>
        <w:r w:rsidDel="00E1755A">
          <w:delText xml:space="preserve"> </w:delText>
        </w:r>
        <w:r w:rsidDel="00E1755A">
          <w:rPr>
            <w:highlight w:val="white"/>
          </w:rPr>
          <w:delText xml:space="preserve">involves the ability to define clear boundaries for each type of requirement across the lineage of artifacts that traverse the requirements management lifecycle. </w:delText>
        </w:r>
        <w:commentRangeStart w:id="197"/>
        <w:r w:rsidDel="00E1755A">
          <w:rPr>
            <w:highlight w:val="white"/>
          </w:rPr>
          <w:delText xml:space="preserve">One of the practices that helps demystify this art is the use of modeling. This separates the architect from the </w:delText>
        </w:r>
        <w:r w:rsidR="00F6438D" w:rsidDel="00E1755A">
          <w:rPr>
            <w:highlight w:val="white"/>
          </w:rPr>
          <w:delText xml:space="preserve">business analyst </w:delText>
        </w:r>
        <w:r w:rsidDel="00E1755A">
          <w:rPr>
            <w:highlight w:val="white"/>
          </w:rPr>
          <w:delText xml:space="preserve">practitioner and helps create alignment and consensus when used </w:delText>
        </w:r>
        <w:commentRangeStart w:id="198"/>
        <w:r w:rsidDel="00E1755A">
          <w:rPr>
            <w:highlight w:val="white"/>
          </w:rPr>
          <w:delText>properly</w:delText>
        </w:r>
        <w:commentRangeEnd w:id="197"/>
        <w:r w:rsidR="008850A6" w:rsidDel="00E1755A">
          <w:rPr>
            <w:rStyle w:val="CommentReference"/>
            <w:rFonts w:asciiTheme="minorHAnsi" w:eastAsiaTheme="minorEastAsia" w:hAnsiTheme="minorHAnsi" w:cstheme="minorBidi"/>
            <w:color w:val="auto"/>
          </w:rPr>
          <w:commentReference w:id="197"/>
        </w:r>
      </w:del>
      <w:commentRangeEnd w:id="198"/>
      <w:r w:rsidR="00E1755A">
        <w:rPr>
          <w:rStyle w:val="CommentReference"/>
          <w:rFonts w:asciiTheme="minorHAnsi" w:eastAsiaTheme="minorEastAsia" w:hAnsiTheme="minorHAnsi" w:cstheme="minorBidi"/>
          <w:color w:val="auto"/>
        </w:rPr>
        <w:commentReference w:id="198"/>
      </w:r>
      <w:del w:id="199" w:author="Alex Randell" w:date="2014-03-20T05:23:00Z">
        <w:r w:rsidDel="00E1755A">
          <w:rPr>
            <w:highlight w:val="white"/>
          </w:rPr>
          <w:delText>.</w:delText>
        </w:r>
      </w:del>
    </w:p>
    <w:p w14:paraId="22362E3D" w14:textId="77777777" w:rsidR="003928B5" w:rsidRDefault="003928B5">
      <w:pPr>
        <w:pStyle w:val="Normal1"/>
        <w:widowControl w:val="0"/>
      </w:pPr>
    </w:p>
    <w:p w14:paraId="139895E2" w14:textId="77777777" w:rsidR="003928B5" w:rsidRDefault="00F83555">
      <w:pPr>
        <w:pStyle w:val="Normal1"/>
        <w:widowControl w:val="0"/>
      </w:pPr>
      <w:r>
        <w:t xml:space="preserve">Addressing these </w:t>
      </w:r>
      <w:del w:id="200" w:author="Alex Randell" w:date="2014-03-20T05:24:00Z">
        <w:r w:rsidDel="00E1755A">
          <w:delText xml:space="preserve">disciplines </w:delText>
        </w:r>
      </w:del>
      <w:ins w:id="201" w:author="Alex Randell" w:date="2014-03-20T05:24:00Z">
        <w:r w:rsidR="00E1755A">
          <w:t xml:space="preserve">goals </w:t>
        </w:r>
      </w:ins>
      <w:r>
        <w:t>requires a common understanding</w:t>
      </w:r>
      <w:ins w:id="202" w:author="Alex Randell" w:date="2014-03-20T05:25:00Z">
        <w:r w:rsidR="00E1755A">
          <w:t xml:space="preserve"> of the business strategy and needs, </w:t>
        </w:r>
      </w:ins>
      <w:del w:id="203" w:author="Alex Randell" w:date="2014-03-20T05:25:00Z">
        <w:r w:rsidDel="00E1755A">
          <w:delText xml:space="preserve"> that </w:delText>
        </w:r>
      </w:del>
      <w:r>
        <w:t xml:space="preserve">regardless of the </w:t>
      </w:r>
      <w:del w:id="204" w:author="Alex Randell" w:date="2014-03-20T05:24:00Z">
        <w:r w:rsidDel="00E1755A">
          <w:delText xml:space="preserve">type </w:delText>
        </w:r>
      </w:del>
      <w:ins w:id="205" w:author="Alex Randell" w:date="2014-03-20T05:24:00Z">
        <w:r w:rsidR="00E1755A">
          <w:t xml:space="preserve">form </w:t>
        </w:r>
      </w:ins>
      <w:r>
        <w:t xml:space="preserve">of output the </w:t>
      </w:r>
      <w:r w:rsidR="00F6438D">
        <w:t xml:space="preserve">business analyst </w:t>
      </w:r>
      <w:r>
        <w:t>is producing</w:t>
      </w:r>
      <w:del w:id="206" w:author="Alex Randell" w:date="2014-03-20T05:24:00Z">
        <w:r w:rsidDel="00E1755A">
          <w:delText xml:space="preserve"> - </w:delText>
        </w:r>
        <w:commentRangeStart w:id="207"/>
        <w:r w:rsidDel="00E1755A">
          <w:delText>Use Case, User Story or simple Must/Shall statements, an effective requirement is the product of thorough analysis</w:delText>
        </w:r>
        <w:commentRangeEnd w:id="207"/>
        <w:r w:rsidR="008850A6" w:rsidDel="00E1755A">
          <w:rPr>
            <w:rStyle w:val="CommentReference"/>
            <w:rFonts w:asciiTheme="minorHAnsi" w:eastAsiaTheme="minorEastAsia" w:hAnsiTheme="minorHAnsi" w:cstheme="minorBidi"/>
            <w:color w:val="auto"/>
          </w:rPr>
          <w:commentReference w:id="207"/>
        </w:r>
        <w:r w:rsidDel="00E1755A">
          <w:delText xml:space="preserve">. </w:delText>
        </w:r>
      </w:del>
      <w:ins w:id="208" w:author="Alex Randell" w:date="2014-03-20T05:24:00Z">
        <w:r w:rsidR="00E1755A">
          <w:t>.</w:t>
        </w:r>
      </w:ins>
      <w:del w:id="209" w:author="Alex Randell" w:date="2014-03-20T05:25:00Z">
        <w:r w:rsidDel="00E1755A">
          <w:delText xml:space="preserve">This means the </w:delText>
        </w:r>
        <w:r w:rsidR="00134D8A" w:rsidDel="00E1755A">
          <w:delText xml:space="preserve">business analyst </w:delText>
        </w:r>
        <w:r w:rsidDel="00E1755A">
          <w:delText xml:space="preserve">must </w:delText>
        </w:r>
      </w:del>
      <w:ins w:id="210" w:author="Alex Randell" w:date="2014-03-20T05:25:00Z">
        <w:r w:rsidR="00E1755A">
          <w:t xml:space="preserve">There must be a framework that provides </w:t>
        </w:r>
      </w:ins>
      <w:del w:id="211" w:author="Alex Randell" w:date="2014-03-20T05:25:00Z">
        <w:r w:rsidDel="00E1755A">
          <w:delText xml:space="preserve">possess </w:delText>
        </w:r>
      </w:del>
      <w:r>
        <w:t>both the ability and essential artifacts to examine, interpret</w:t>
      </w:r>
      <w:r w:rsidR="00134D8A">
        <w:t>,</w:t>
      </w:r>
      <w:r>
        <w:t xml:space="preserve"> and transform information (implicit and explicit) that enables sound </w:t>
      </w:r>
      <w:r w:rsidR="005E49C7">
        <w:t>decision-making</w:t>
      </w:r>
      <w:r>
        <w:t xml:space="preserve">. Herein lies the value </w:t>
      </w:r>
      <w:r w:rsidR="00134D8A">
        <w:t xml:space="preserve">business architecture </w:t>
      </w:r>
      <w:r>
        <w:t xml:space="preserve">provides </w:t>
      </w:r>
      <w:r w:rsidR="00134D8A">
        <w:t>to the process of requirements analysis</w:t>
      </w:r>
      <w:r>
        <w:t>.</w:t>
      </w:r>
    </w:p>
    <w:p w14:paraId="5FBAA9A9" w14:textId="77777777" w:rsidR="003928B5" w:rsidRDefault="003928B5">
      <w:pPr>
        <w:pStyle w:val="Normal1"/>
        <w:widowControl w:val="0"/>
      </w:pPr>
    </w:p>
    <w:p w14:paraId="170B98D4" w14:textId="77777777" w:rsidR="003928B5" w:rsidRDefault="00F83555">
      <w:pPr>
        <w:pStyle w:val="Normal1"/>
        <w:widowControl w:val="0"/>
      </w:pPr>
      <w:r>
        <w:t xml:space="preserve">Possessing these artifacts and perspectives are absolutely critical. Today, Business Analysts do a </w:t>
      </w:r>
      <w:del w:id="212" w:author="Alex Randell" w:date="2014-03-20T05:26:00Z">
        <w:r w:rsidDel="00E1755A">
          <w:delText xml:space="preserve">very </w:delText>
        </w:r>
      </w:del>
      <w:r>
        <w:t xml:space="preserve">respectable job delivering </w:t>
      </w:r>
      <w:ins w:id="213" w:author="Alex Randell" w:date="2014-03-20T05:27:00Z">
        <w:r w:rsidR="00E1755A">
          <w:t xml:space="preserve">lower-lever, system </w:t>
        </w:r>
      </w:ins>
      <w:ins w:id="214" w:author="Alex Randell" w:date="2014-03-20T05:26:00Z">
        <w:r w:rsidR="00E1755A">
          <w:t xml:space="preserve">requirements, but they do not always address the true business need. </w:t>
        </w:r>
      </w:ins>
      <w:del w:id="215" w:author="Alex Randell" w:date="2014-03-20T05:27:00Z">
        <w:r w:rsidDel="00E1755A">
          <w:delText xml:space="preserve">Functional Requirements vs. Business Requirements (i.e. lower-level system behaviors vs. higher-level business needs). Why is this the case? </w:delText>
        </w:r>
      </w:del>
      <w:ins w:id="216" w:author="Alex Randell" w:date="2014-03-20T05:27:00Z">
        <w:r w:rsidR="00E1755A">
          <w:t xml:space="preserve">There are two primary reasons for this. </w:t>
        </w:r>
      </w:ins>
      <w:r>
        <w:t xml:space="preserve">First, the </w:t>
      </w:r>
      <w:r w:rsidR="00134D8A">
        <w:t xml:space="preserve">business analyst </w:t>
      </w:r>
      <w:r>
        <w:t xml:space="preserve">developing </w:t>
      </w:r>
      <w:r w:rsidR="00134D8A">
        <w:t>f</w:t>
      </w:r>
      <w:r>
        <w:t xml:space="preserve">unctional </w:t>
      </w:r>
      <w:r w:rsidR="00134D8A">
        <w:t>r</w:t>
      </w:r>
      <w:r>
        <w:t xml:space="preserve">equirements typically has access to </w:t>
      </w:r>
      <w:del w:id="217" w:author="Alex Randell" w:date="2014-03-20T05:27:00Z">
        <w:r w:rsidDel="00E1755A">
          <w:delText xml:space="preserve">the necessary </w:delText>
        </w:r>
      </w:del>
      <w:ins w:id="218" w:author="Alex Randell" w:date="2014-03-20T05:27:00Z">
        <w:r w:rsidR="00E1755A">
          <w:t xml:space="preserve">technical </w:t>
        </w:r>
      </w:ins>
      <w:r>
        <w:t xml:space="preserve">artifacts to perform </w:t>
      </w:r>
      <w:del w:id="219" w:author="Alex Randell" w:date="2014-03-20T05:27:00Z">
        <w:r w:rsidDel="00E1755A">
          <w:delText xml:space="preserve">thorough </w:delText>
        </w:r>
      </w:del>
      <w:r>
        <w:t xml:space="preserve">analysis – </w:t>
      </w:r>
      <w:r w:rsidR="00134D8A">
        <w:t>application/information architectures, data-flow diagrams and dictionaries, and user int</w:t>
      </w:r>
      <w:r>
        <w:t>erfaces. Possessing these blueprints and references creates a common</w:t>
      </w:r>
      <w:del w:id="220" w:author="Alex Randell" w:date="2014-03-20T05:28:00Z">
        <w:r w:rsidDel="00E1755A">
          <w:delText xml:space="preserve">, </w:delText>
        </w:r>
        <w:r w:rsidR="005E49C7" w:rsidDel="00E1755A">
          <w:delText>cross-</w:delText>
        </w:r>
      </w:del>
      <w:ins w:id="221" w:author="Alex Randell" w:date="2014-03-20T05:28:00Z">
        <w:r w:rsidR="00E1755A">
          <w:t xml:space="preserve"> </w:t>
        </w:r>
      </w:ins>
      <w:r w:rsidR="005E49C7">
        <w:t>functional</w:t>
      </w:r>
      <w:r>
        <w:t xml:space="preserve"> context to </w:t>
      </w:r>
      <w:del w:id="222" w:author="Alex Randell" w:date="2014-03-20T05:28:00Z">
        <w:r w:rsidDel="00E1755A">
          <w:delText xml:space="preserve">effectively </w:delText>
        </w:r>
      </w:del>
      <w:r>
        <w:t xml:space="preserve">connect the dots between ask and </w:t>
      </w:r>
      <w:ins w:id="223" w:author="Alex Randell" w:date="2014-03-20T05:28:00Z">
        <w:r w:rsidR="00E1755A">
          <w:t xml:space="preserve">system </w:t>
        </w:r>
      </w:ins>
      <w:r>
        <w:t xml:space="preserve">behavior. </w:t>
      </w:r>
      <w:del w:id="224" w:author="Alex Randell" w:date="2014-03-20T05:28:00Z">
        <w:r w:rsidDel="00E1755A">
          <w:delText xml:space="preserve">The second reason is more aligned with organizational structures and the role of the </w:delText>
        </w:r>
        <w:r w:rsidR="00134D8A" w:rsidDel="00E1755A">
          <w:delText>business analyst</w:delText>
        </w:r>
        <w:r w:rsidDel="00E1755A">
          <w:delText xml:space="preserve">. As </w:delText>
        </w:r>
      </w:del>
      <w:ins w:id="225" w:author="Alex Randell" w:date="2014-03-20T05:28:00Z">
        <w:r w:rsidR="00E1755A">
          <w:t xml:space="preserve">Second, </w:t>
        </w:r>
      </w:ins>
      <w:r>
        <w:t xml:space="preserve">the majority of </w:t>
      </w:r>
      <w:r w:rsidR="005E49C7">
        <w:t>business a</w:t>
      </w:r>
      <w:r>
        <w:t xml:space="preserve">nalysts are functionally aligned with IT (65% </w:t>
      </w:r>
      <w:r w:rsidR="00134D8A">
        <w:t xml:space="preserve">reside in IT </w:t>
      </w:r>
      <w:r>
        <w:t>vs. 35% reside within the business unit)</w:t>
      </w:r>
      <w:ins w:id="226" w:author="Eric Spellman" w:date="2014-03-15T19:44:00Z">
        <w:r w:rsidR="009E6E2A">
          <w:rPr>
            <w:rStyle w:val="EndnoteReference"/>
          </w:rPr>
          <w:endnoteReference w:id="9"/>
        </w:r>
      </w:ins>
      <w:ins w:id="232" w:author="Alex Randell" w:date="2014-03-20T05:28:00Z">
        <w:r w:rsidR="00E1755A">
          <w:t xml:space="preserve">. As such, </w:t>
        </w:r>
      </w:ins>
      <w:del w:id="233" w:author="Alex Randell" w:date="2014-03-20T05:28:00Z">
        <w:r w:rsidDel="00E1755A">
          <w:delText xml:space="preserve">, </w:delText>
        </w:r>
      </w:del>
      <w:r>
        <w:t xml:space="preserve">responsibilities tend to focus on developing the “whats” that define the technical solution. Although </w:t>
      </w:r>
      <w:ins w:id="234" w:author="Alex Randell" w:date="2014-03-20T05:28:00Z">
        <w:r w:rsidR="00E1755A">
          <w:t xml:space="preserve">this is </w:t>
        </w:r>
      </w:ins>
      <w:r>
        <w:t xml:space="preserve">a must have capability, this creates an unnecessary </w:t>
      </w:r>
      <w:del w:id="235" w:author="Alex Randell" w:date="2014-03-20T05:28:00Z">
        <w:r w:rsidDel="00E1755A">
          <w:delText xml:space="preserve">and serious exposure </w:delText>
        </w:r>
      </w:del>
      <w:ins w:id="236" w:author="Alex Randell" w:date="2014-03-20T05:28:00Z">
        <w:r w:rsidR="00E1755A">
          <w:t xml:space="preserve">gap </w:t>
        </w:r>
      </w:ins>
      <w:r>
        <w:t>in the ability to connect these defined behaviors back through intended business results</w:t>
      </w:r>
      <w:r w:rsidR="00134D8A">
        <w:t xml:space="preserve"> tied to v</w:t>
      </w:r>
      <w:r>
        <w:t>alue</w:t>
      </w:r>
      <w:r w:rsidR="00134D8A">
        <w:t xml:space="preserve"> perspectives</w:t>
      </w:r>
      <w:r>
        <w:t xml:space="preserve"> and capabilities. </w:t>
      </w:r>
    </w:p>
    <w:p w14:paraId="32F2CE17" w14:textId="77777777" w:rsidR="003928B5" w:rsidRDefault="003928B5">
      <w:pPr>
        <w:pStyle w:val="Normal1"/>
        <w:widowControl w:val="0"/>
      </w:pPr>
    </w:p>
    <w:p w14:paraId="27D9105D" w14:textId="77777777" w:rsidR="00444F04" w:rsidRDefault="00F83555">
      <w:pPr>
        <w:pStyle w:val="Normal1"/>
        <w:widowControl w:val="0"/>
      </w:pPr>
      <w:r>
        <w:lastRenderedPageBreak/>
        <w:t xml:space="preserve">Business </w:t>
      </w:r>
      <w:r w:rsidR="00134D8A">
        <w:t>a</w:t>
      </w:r>
      <w:r>
        <w:t>rchitecture provide</w:t>
      </w:r>
      <w:r w:rsidR="00134D8A">
        <w:t>s</w:t>
      </w:r>
      <w:r>
        <w:t xml:space="preserve"> th</w:t>
      </w:r>
      <w:r w:rsidR="00134D8A">
        <w:t>e</w:t>
      </w:r>
      <w:r>
        <w:t xml:space="preserve"> necessary context to narrow this critical gap. </w:t>
      </w:r>
      <w:del w:id="237" w:author="Alex Randell" w:date="2014-03-20T05:29:00Z">
        <w:r w:rsidDel="00E1755A">
          <w:delText xml:space="preserve">Strategy, capability, value, organization, information, stakeholder, product, and initiative maps create clear perspectives across the business to appropriately assess and produce </w:delText>
        </w:r>
        <w:commentRangeStart w:id="238"/>
        <w:r w:rsidDel="00E1755A">
          <w:delText>effective</w:delText>
        </w:r>
      </w:del>
      <w:commentRangeEnd w:id="238"/>
      <w:r w:rsidR="00E1755A">
        <w:rPr>
          <w:rStyle w:val="CommentReference"/>
          <w:rFonts w:asciiTheme="minorHAnsi" w:eastAsiaTheme="minorEastAsia" w:hAnsiTheme="minorHAnsi" w:cstheme="minorBidi"/>
          <w:color w:val="auto"/>
        </w:rPr>
        <w:commentReference w:id="238"/>
      </w:r>
      <w:del w:id="239" w:author="Alex Randell" w:date="2014-03-20T05:29:00Z">
        <w:r w:rsidDel="00E1755A">
          <w:delText xml:space="preserve"> business requirements from initial planning efforts through deployment</w:delText>
        </w:r>
      </w:del>
      <w:ins w:id="240" w:author="Alex Randell" w:date="2014-03-20T05:29:00Z">
        <w:r w:rsidR="00E1755A">
          <w:t xml:space="preserve">As outlined above, business architecture provides an essential </w:t>
        </w:r>
      </w:ins>
      <w:del w:id="241" w:author="Alex Randell" w:date="2014-03-20T05:29:00Z">
        <w:r w:rsidDel="00E1755A">
          <w:delText xml:space="preserve">. What is essential is possessing a </w:delText>
        </w:r>
      </w:del>
      <w:r>
        <w:t xml:space="preserve">framework that not only creates the linkage from </w:t>
      </w:r>
      <w:r w:rsidR="00134D8A">
        <w:t>business strategy to business capability through a value perspective</w:t>
      </w:r>
      <w:r>
        <w:t>, but also the capacity to quickly identify those common, reusable requirement</w:t>
      </w:r>
      <w:r w:rsidR="00134D8A">
        <w:t xml:space="preserve">s tied to widely used capabilities. </w:t>
      </w:r>
    </w:p>
    <w:p w14:paraId="4D55889D" w14:textId="77777777" w:rsidR="003928B5" w:rsidRDefault="003928B5">
      <w:pPr>
        <w:pStyle w:val="Normal1"/>
        <w:widowControl w:val="0"/>
      </w:pPr>
    </w:p>
    <w:p w14:paraId="6566DE27" w14:textId="77777777" w:rsidR="003928B5" w:rsidRDefault="00F83555">
      <w:pPr>
        <w:pStyle w:val="Normal1"/>
        <w:widowControl w:val="0"/>
      </w:pPr>
      <w:r>
        <w:rPr>
          <w:b/>
          <w:i/>
        </w:rPr>
        <w:t>Section 4: Business Architecture as a Framework for Business Requirements Analysis</w:t>
      </w:r>
    </w:p>
    <w:p w14:paraId="36656652" w14:textId="77777777" w:rsidR="003928B5" w:rsidRDefault="00F83555">
      <w:pPr>
        <w:pStyle w:val="Normal1"/>
        <w:widowControl w:val="0"/>
      </w:pPr>
      <w:r>
        <w:t xml:space="preserve">Business </w:t>
      </w:r>
      <w:r w:rsidR="00134D8A">
        <w:t xml:space="preserve">analysts </w:t>
      </w:r>
      <w:r>
        <w:t xml:space="preserve">must be able to answer the question “why?” </w:t>
      </w:r>
      <w:r w:rsidR="00134D8A">
        <w:t xml:space="preserve">This is not </w:t>
      </w:r>
      <w:r>
        <w:t xml:space="preserve">necessarily why the project was initiated, but why the business requirement exists. Requirements </w:t>
      </w:r>
      <w:commentRangeStart w:id="242"/>
      <w:del w:id="243" w:author="Alex Randell" w:date="2014-03-20T05:30:00Z">
        <w:r w:rsidDel="004524F3">
          <w:delText xml:space="preserve">unequivocally define conditions and/or capabilities essential to achieve a defined target state. </w:delText>
        </w:r>
        <w:commentRangeEnd w:id="242"/>
        <w:r w:rsidR="004524F3" w:rsidDel="004524F3">
          <w:rPr>
            <w:rStyle w:val="CommentReference"/>
            <w:rFonts w:asciiTheme="minorHAnsi" w:eastAsiaTheme="minorEastAsia" w:hAnsiTheme="minorHAnsi" w:cstheme="minorBidi"/>
            <w:color w:val="auto"/>
          </w:rPr>
          <w:commentReference w:id="242"/>
        </w:r>
        <w:r w:rsidDel="004524F3">
          <w:delText xml:space="preserve">These </w:delText>
        </w:r>
      </w:del>
      <w:r>
        <w:t xml:space="preserve">are the instructions guiding the design of the solution that will create the intended </w:t>
      </w:r>
      <w:r w:rsidR="00134D8A">
        <w:t>return on investment ROI)</w:t>
      </w:r>
      <w:r>
        <w:t xml:space="preserve">. </w:t>
      </w:r>
      <w:r w:rsidR="00134D8A">
        <w:t xml:space="preserve">Analysts </w:t>
      </w:r>
      <w:r>
        <w:t>have to represent the output of thorough analysis</w:t>
      </w:r>
      <w:r w:rsidR="00134D8A">
        <w:t xml:space="preserve"> and t</w:t>
      </w:r>
      <w:r>
        <w:t>hey have to be accurate.</w:t>
      </w:r>
    </w:p>
    <w:p w14:paraId="6B131DB2" w14:textId="77777777" w:rsidR="003928B5" w:rsidRDefault="00F83555">
      <w:pPr>
        <w:pStyle w:val="Normal1"/>
        <w:widowControl w:val="0"/>
      </w:pPr>
      <w:r>
        <w:t xml:space="preserve"> </w:t>
      </w:r>
    </w:p>
    <w:p w14:paraId="5767218F" w14:textId="77777777" w:rsidR="00322443" w:rsidRDefault="004C0B39" w:rsidP="004C0B39">
      <w:pPr>
        <w:pStyle w:val="Normal1"/>
        <w:widowControl w:val="0"/>
        <w:spacing w:after="120"/>
      </w:pPr>
      <w:r>
        <w:rPr>
          <w:noProof/>
          <w:lang w:eastAsia="en-US"/>
        </w:rPr>
        <w:drawing>
          <wp:inline distT="0" distB="0" distL="0" distR="0" wp14:anchorId="61CE13A2" wp14:editId="39D41421">
            <wp:extent cx="5943600" cy="28308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ceRef.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830830"/>
                    </a:xfrm>
                    <a:prstGeom prst="rect">
                      <a:avLst/>
                    </a:prstGeom>
                  </pic:spPr>
                </pic:pic>
              </a:graphicData>
            </a:graphic>
          </wp:inline>
        </w:drawing>
      </w:r>
    </w:p>
    <w:p w14:paraId="2A7F5A5F" w14:textId="77777777" w:rsidR="00322443" w:rsidRPr="00AD1B58" w:rsidRDefault="00322443" w:rsidP="00AD1B58">
      <w:pPr>
        <w:pStyle w:val="Normal1"/>
        <w:widowControl w:val="0"/>
        <w:jc w:val="center"/>
        <w:rPr>
          <w:b/>
          <w:sz w:val="20"/>
        </w:rPr>
      </w:pPr>
      <w:r w:rsidRPr="00AD1B58">
        <w:rPr>
          <w:b/>
          <w:sz w:val="20"/>
        </w:rPr>
        <w:t>F</w:t>
      </w:r>
      <w:r w:rsidR="00DE5103" w:rsidRPr="00AD1B58">
        <w:rPr>
          <w:b/>
          <w:sz w:val="20"/>
        </w:rPr>
        <w:t>igure 1: Business Architecture Frame of Reference Enables Business</w:t>
      </w:r>
      <w:r w:rsidRPr="00AD1B58">
        <w:rPr>
          <w:b/>
          <w:sz w:val="20"/>
        </w:rPr>
        <w:t xml:space="preserve"> Requirements Traceability</w:t>
      </w:r>
      <w:r w:rsidR="00DE5103" w:rsidRPr="00AD1B58">
        <w:rPr>
          <w:b/>
          <w:sz w:val="20"/>
        </w:rPr>
        <w:t xml:space="preserve"> </w:t>
      </w:r>
      <w:r w:rsidR="00DE5103">
        <w:rPr>
          <w:b/>
          <w:sz w:val="20"/>
        </w:rPr>
        <w:t>a</w:t>
      </w:r>
      <w:r w:rsidR="00DE5103" w:rsidRPr="00AD1B58">
        <w:rPr>
          <w:b/>
          <w:sz w:val="20"/>
        </w:rPr>
        <w:t>cross Multiple Business</w:t>
      </w:r>
      <w:r w:rsidR="00DE5103">
        <w:rPr>
          <w:b/>
          <w:sz w:val="20"/>
        </w:rPr>
        <w:t xml:space="preserve"> Perspectives</w:t>
      </w:r>
    </w:p>
    <w:p w14:paraId="72BAA5CE" w14:textId="77777777" w:rsidR="00322443" w:rsidRDefault="00322443">
      <w:pPr>
        <w:pStyle w:val="Normal1"/>
        <w:widowControl w:val="0"/>
      </w:pPr>
    </w:p>
    <w:p w14:paraId="7D77D1FC" w14:textId="77777777" w:rsidR="003928B5" w:rsidRDefault="00F83555">
      <w:pPr>
        <w:pStyle w:val="Normal1"/>
        <w:widowControl w:val="0"/>
      </w:pPr>
      <w:r>
        <w:t xml:space="preserve">The recommended approach to effectively address the why question is </w:t>
      </w:r>
      <w:del w:id="244" w:author="Alex Randell" w:date="2014-03-20T05:31:00Z">
        <w:r w:rsidDel="004524F3">
          <w:delText xml:space="preserve">the ability </w:delText>
        </w:r>
      </w:del>
      <w:r>
        <w:t xml:space="preserve">to trace the requirements logic from its basic components – </w:t>
      </w:r>
      <w:r w:rsidR="00134D8A">
        <w:t xml:space="preserve">stakeholder, goal, and reason </w:t>
      </w:r>
      <w:ins w:id="245" w:author="Alex Randell" w:date="2014-03-20T05:31:00Z">
        <w:r w:rsidR="004524F3">
          <w:t xml:space="preserve">– </w:t>
        </w:r>
      </w:ins>
      <w:r>
        <w:t xml:space="preserve">through its origins and deployment </w:t>
      </w:r>
      <w:ins w:id="246" w:author="Alex Randell" w:date="2014-03-20T05:31:00Z">
        <w:r w:rsidR="004524F3">
          <w:t xml:space="preserve">highlighted via business architecture </w:t>
        </w:r>
      </w:ins>
      <w:r>
        <w:t xml:space="preserve">- business strategy, value stream, and capability. </w:t>
      </w:r>
      <w:ins w:id="247" w:author="Alex Randell" w:date="2014-03-20T05:31:00Z">
        <w:r w:rsidR="004524F3">
          <w:t xml:space="preserve">However, </w:t>
        </w:r>
      </w:ins>
      <w:del w:id="248" w:author="Alex Randell" w:date="2014-03-20T05:31:00Z">
        <w:r w:rsidDel="004524F3">
          <w:delText>F</w:delText>
        </w:r>
      </w:del>
      <w:ins w:id="249" w:author="Alex Randell" w:date="2014-03-20T05:31:00Z">
        <w:r w:rsidR="004524F3">
          <w:t>f</w:t>
        </w:r>
      </w:ins>
      <w:r>
        <w:t xml:space="preserve">rameworks today guide </w:t>
      </w:r>
      <w:r w:rsidR="00134D8A">
        <w:t xml:space="preserve">analysts </w:t>
      </w:r>
      <w:r>
        <w:t xml:space="preserve">to trace specific requirements back to specific project artifacts – </w:t>
      </w:r>
      <w:r w:rsidR="00134D8A">
        <w:t>business requirements to project scope, functional requirements to the business requirements document, and implementation requirements to the functional specification</w:t>
      </w:r>
      <w:r>
        <w:t xml:space="preserve">. </w:t>
      </w:r>
      <w:del w:id="250" w:author="Alex Randell" w:date="2014-03-20T05:32:00Z">
        <w:r w:rsidDel="004524F3">
          <w:delText>But p</w:delText>
        </w:r>
      </w:del>
      <w:ins w:id="251" w:author="Alex Randell" w:date="2014-03-20T05:32:00Z">
        <w:r w:rsidR="004524F3">
          <w:t>P</w:t>
        </w:r>
      </w:ins>
      <w:r>
        <w:t xml:space="preserve">rojects rarely have the ability to </w:t>
      </w:r>
      <w:ins w:id="252" w:author="Alex Randell" w:date="2014-03-20T05:32:00Z">
        <w:r w:rsidR="004524F3">
          <w:t xml:space="preserve">fully </w:t>
        </w:r>
      </w:ins>
      <w:r>
        <w:t xml:space="preserve">trace requirements </w:t>
      </w:r>
      <w:del w:id="253" w:author="Alex Randell" w:date="2014-03-20T05:32:00Z">
        <w:r w:rsidDel="004524F3">
          <w:delText xml:space="preserve">full circle </w:delText>
        </w:r>
      </w:del>
      <w:r>
        <w:t xml:space="preserve">from business strategy through solution design. The reason is not due to a fundamental design flaw in traceability matrices, but rather </w:t>
      </w:r>
      <w:ins w:id="254" w:author="Alex Randell" w:date="2014-03-20T05:32:00Z">
        <w:r w:rsidR="004524F3">
          <w:t xml:space="preserve">an inability to state </w:t>
        </w:r>
      </w:ins>
      <w:ins w:id="255" w:author="Alex Randell" w:date="2014-03-20T05:34:00Z">
        <w:r w:rsidR="004524F3">
          <w:t xml:space="preserve">the strategy </w:t>
        </w:r>
      </w:ins>
      <w:del w:id="256" w:author="Alex Randell" w:date="2014-03-20T05:34:00Z">
        <w:r w:rsidDel="004524F3">
          <w:delText xml:space="preserve">the </w:delText>
        </w:r>
        <w:r w:rsidR="00134D8A" w:rsidDel="004524F3">
          <w:delText xml:space="preserve">project scope </w:delText>
        </w:r>
        <w:r w:rsidDel="004524F3">
          <w:delText xml:space="preserve">document typically represents the highest level </w:delText>
        </w:r>
      </w:del>
      <w:r>
        <w:t>of the business as a whole.</w:t>
      </w:r>
      <w:ins w:id="257" w:author="Alex Randell" w:date="2014-03-20T05:34:00Z">
        <w:r w:rsidR="004524F3">
          <w:t xml:space="preserve"> Indeed, a study by </w:t>
        </w:r>
        <w:r w:rsidR="004524F3" w:rsidRPr="004524F3">
          <w:t xml:space="preserve">Kaplan &amp; Norton found </w:t>
        </w:r>
      </w:ins>
      <w:ins w:id="258" w:author="Alex Randell" w:date="2014-03-20T05:35:00Z">
        <w:r w:rsidR="004524F3">
          <w:t>“</w:t>
        </w:r>
      </w:ins>
      <w:ins w:id="259" w:author="Alex Randell" w:date="2014-03-20T05:34:00Z">
        <w:r w:rsidR="004524F3" w:rsidRPr="004524F3">
          <w:t>95% of company employees are unaware of, or do not understand, its strategy.</w:t>
        </w:r>
      </w:ins>
      <w:ins w:id="260" w:author="Alex Randell" w:date="2014-03-20T05:35:00Z">
        <w:r w:rsidR="004524F3">
          <w:t>”</w:t>
        </w:r>
        <w:r w:rsidR="004524F3">
          <w:rPr>
            <w:rStyle w:val="EndnoteReference"/>
          </w:rPr>
          <w:endnoteReference w:id="10"/>
        </w:r>
      </w:ins>
    </w:p>
    <w:p w14:paraId="78BF9E04" w14:textId="77777777" w:rsidR="003928B5" w:rsidRDefault="003928B5">
      <w:pPr>
        <w:pStyle w:val="Normal1"/>
        <w:widowControl w:val="0"/>
      </w:pPr>
    </w:p>
    <w:p w14:paraId="6A1DE7D3" w14:textId="77777777" w:rsidR="00360D66" w:rsidRDefault="00134D8A">
      <w:pPr>
        <w:pStyle w:val="Normal1"/>
        <w:widowControl w:val="0"/>
      </w:pPr>
      <w:r>
        <w:t>A business architecture enabled analysis f</w:t>
      </w:r>
      <w:r w:rsidR="00F83555">
        <w:t>ramework links requirements with the perspectives of business strategy through solution design.</w:t>
      </w:r>
      <w:r>
        <w:t xml:space="preserve"> T</w:t>
      </w:r>
      <w:commentRangeStart w:id="274"/>
      <w:r>
        <w:t>hi</w:t>
      </w:r>
      <w:r w:rsidR="00360D66">
        <w:t xml:space="preserve">s framework, shown in figure 1, can be described </w:t>
      </w:r>
      <w:r w:rsidR="00360D66">
        <w:lastRenderedPageBreak/>
        <w:t xml:space="preserve">as follows. </w:t>
      </w:r>
      <w:commentRangeEnd w:id="274"/>
      <w:r w:rsidR="00F907C9">
        <w:rPr>
          <w:rStyle w:val="CommentReference"/>
          <w:rFonts w:asciiTheme="minorHAnsi" w:eastAsiaTheme="minorEastAsia" w:hAnsiTheme="minorHAnsi" w:cstheme="minorBidi"/>
          <w:color w:val="auto"/>
        </w:rPr>
        <w:commentReference w:id="274"/>
      </w:r>
    </w:p>
    <w:p w14:paraId="18538AE8" w14:textId="77777777" w:rsidR="00360D66" w:rsidRPr="00AD1B58" w:rsidRDefault="00360D66" w:rsidP="00AD1B58">
      <w:pPr>
        <w:pStyle w:val="ListParagraph"/>
        <w:numPr>
          <w:ilvl w:val="0"/>
          <w:numId w:val="7"/>
        </w:numPr>
        <w:spacing w:line="276" w:lineRule="auto"/>
        <w:rPr>
          <w:rFonts w:ascii="Arial" w:eastAsia="Times New Roman" w:hAnsi="Arial" w:cs="Arial"/>
          <w:color w:val="000000" w:themeColor="text1"/>
          <w:sz w:val="22"/>
        </w:rPr>
      </w:pPr>
      <w:r w:rsidRPr="00AD1B58">
        <w:rPr>
          <w:rFonts w:ascii="Arial" w:hAnsi="Arial" w:cs="Arial"/>
          <w:bCs/>
          <w:color w:val="000000" w:themeColor="text1"/>
          <w:kern w:val="24"/>
          <w:sz w:val="22"/>
        </w:rPr>
        <w:t xml:space="preserve">Requirements are framed and aligned using business architecture to ensure they </w:t>
      </w:r>
      <w:r w:rsidRPr="00360D66">
        <w:rPr>
          <w:rFonts w:ascii="Arial" w:hAnsi="Arial" w:cs="Arial"/>
          <w:bCs/>
          <w:color w:val="000000" w:themeColor="text1"/>
          <w:kern w:val="24"/>
          <w:sz w:val="22"/>
        </w:rPr>
        <w:t>address the perspectives.</w:t>
      </w:r>
    </w:p>
    <w:p w14:paraId="5804A66B" w14:textId="77777777" w:rsidR="00360D66" w:rsidRPr="00AD1B58" w:rsidRDefault="00360D66" w:rsidP="00AD1B58">
      <w:pPr>
        <w:pStyle w:val="ListParagraph"/>
        <w:numPr>
          <w:ilvl w:val="0"/>
          <w:numId w:val="7"/>
        </w:numPr>
        <w:spacing w:line="276" w:lineRule="auto"/>
        <w:rPr>
          <w:rFonts w:ascii="Arial" w:eastAsia="Times New Roman" w:hAnsi="Arial" w:cs="Arial"/>
          <w:color w:val="000000" w:themeColor="text1"/>
          <w:sz w:val="22"/>
        </w:rPr>
      </w:pPr>
      <w:r w:rsidRPr="00AD1B58">
        <w:rPr>
          <w:rFonts w:ascii="Arial" w:hAnsi="Arial" w:cs="Arial"/>
          <w:bCs/>
          <w:color w:val="000000" w:themeColor="text1"/>
          <w:kern w:val="24"/>
          <w:sz w:val="22"/>
        </w:rPr>
        <w:t>When requirements are properly framed, they align strategy and execution to ensure the right value is delivered through the products and services</w:t>
      </w:r>
      <w:r>
        <w:rPr>
          <w:rFonts w:ascii="Arial" w:hAnsi="Arial" w:cs="Arial"/>
          <w:bCs/>
          <w:color w:val="000000" w:themeColor="text1"/>
          <w:kern w:val="24"/>
          <w:sz w:val="22"/>
        </w:rPr>
        <w:t>.</w:t>
      </w:r>
    </w:p>
    <w:p w14:paraId="4571434B" w14:textId="77777777" w:rsidR="00360D66" w:rsidRPr="00AD1B58" w:rsidRDefault="00360D66" w:rsidP="00AD1B58">
      <w:pPr>
        <w:pStyle w:val="ListParagraph"/>
        <w:numPr>
          <w:ilvl w:val="0"/>
          <w:numId w:val="7"/>
        </w:numPr>
        <w:spacing w:line="276" w:lineRule="auto"/>
        <w:rPr>
          <w:rFonts w:eastAsia="Times New Roman"/>
          <w:color w:val="000000" w:themeColor="text1"/>
        </w:rPr>
      </w:pPr>
      <w:r w:rsidRPr="00AD1B58">
        <w:rPr>
          <w:rFonts w:ascii="Arial" w:hAnsi="Arial" w:cs="Arial"/>
          <w:bCs/>
          <w:color w:val="000000" w:themeColor="text1"/>
          <w:kern w:val="24"/>
          <w:sz w:val="22"/>
        </w:rPr>
        <w:t>Business architecture provides a consistent framework for aligning what customers want against what the organization provides as well as driving continuous improvement in value delive</w:t>
      </w:r>
      <w:r w:rsidRPr="00360D66">
        <w:rPr>
          <w:rFonts w:ascii="Arial" w:hAnsi="Arial" w:cs="Arial"/>
          <w:bCs/>
          <w:color w:val="000000" w:themeColor="text1"/>
          <w:kern w:val="24"/>
          <w:sz w:val="22"/>
        </w:rPr>
        <w:t>ry by closing defined value and</w:t>
      </w:r>
      <w:r w:rsidRPr="00AD1B58">
        <w:rPr>
          <w:rFonts w:ascii="Arial" w:hAnsi="Arial" w:cs="Arial"/>
          <w:bCs/>
          <w:color w:val="000000" w:themeColor="text1"/>
          <w:kern w:val="24"/>
          <w:sz w:val="22"/>
        </w:rPr>
        <w:t xml:space="preserve"> capability gaps</w:t>
      </w:r>
      <w:r>
        <w:rPr>
          <w:rFonts w:ascii="Arial" w:hAnsi="Arial" w:cs="Arial"/>
          <w:bCs/>
          <w:color w:val="000000" w:themeColor="text1"/>
          <w:kern w:val="24"/>
          <w:sz w:val="22"/>
        </w:rPr>
        <w:t>.</w:t>
      </w:r>
    </w:p>
    <w:p w14:paraId="252F67B8" w14:textId="77777777" w:rsidR="00360D66" w:rsidRDefault="00360D66">
      <w:pPr>
        <w:pStyle w:val="Normal1"/>
        <w:widowControl w:val="0"/>
      </w:pPr>
    </w:p>
    <w:p w14:paraId="26AABEA9" w14:textId="77777777" w:rsidR="003928B5" w:rsidRDefault="00360D66">
      <w:pPr>
        <w:pStyle w:val="Normal1"/>
        <w:widowControl w:val="0"/>
      </w:pPr>
      <w:r>
        <w:t xml:space="preserve">Such a framework, which is based on business architecture, </w:t>
      </w:r>
      <w:r w:rsidR="00F83555">
        <w:t xml:space="preserve">provides </w:t>
      </w:r>
      <w:r w:rsidR="00134D8A">
        <w:t xml:space="preserve">business analysts </w:t>
      </w:r>
      <w:r w:rsidR="00F83555">
        <w:t>and impacted stakeholders with a visual business context that represents a traceable logic between the requirement and its structural business components</w:t>
      </w:r>
      <w:commentRangeStart w:id="275"/>
      <w:r w:rsidR="00F83555">
        <w:t xml:space="preserve">. Organizations leveraging this framework should anticipate the following benefits throughout out the entire project </w:t>
      </w:r>
      <w:commentRangeStart w:id="276"/>
      <w:r w:rsidR="00F83555">
        <w:t>lifecycle</w:t>
      </w:r>
      <w:commentRangeEnd w:id="276"/>
      <w:r w:rsidR="004524F3">
        <w:rPr>
          <w:rStyle w:val="CommentReference"/>
          <w:rFonts w:asciiTheme="minorHAnsi" w:eastAsiaTheme="minorEastAsia" w:hAnsiTheme="minorHAnsi" w:cstheme="minorBidi"/>
          <w:color w:val="auto"/>
        </w:rPr>
        <w:commentReference w:id="276"/>
      </w:r>
      <w:r w:rsidR="00F83555">
        <w:t>:</w:t>
      </w:r>
    </w:p>
    <w:p w14:paraId="7F611170" w14:textId="77777777" w:rsidR="003928B5" w:rsidRDefault="00F83555">
      <w:pPr>
        <w:pStyle w:val="Normal1"/>
        <w:widowControl w:val="0"/>
      </w:pPr>
      <w:r>
        <w:t xml:space="preserve"> </w:t>
      </w:r>
    </w:p>
    <w:commentRangeEnd w:id="275"/>
    <w:p w14:paraId="49E6F0CB" w14:textId="77777777" w:rsidR="003928B5" w:rsidRDefault="00F907C9">
      <w:pPr>
        <w:pStyle w:val="Normal1"/>
        <w:widowControl w:val="0"/>
        <w:numPr>
          <w:ilvl w:val="0"/>
          <w:numId w:val="2"/>
        </w:numPr>
        <w:ind w:hanging="359"/>
        <w:contextualSpacing/>
      </w:pPr>
      <w:r>
        <w:rPr>
          <w:rStyle w:val="CommentReference"/>
          <w:rFonts w:asciiTheme="minorHAnsi" w:eastAsiaTheme="minorEastAsia" w:hAnsiTheme="minorHAnsi" w:cstheme="minorBidi"/>
          <w:color w:val="auto"/>
        </w:rPr>
        <w:commentReference w:id="275"/>
      </w:r>
      <w:del w:id="277" w:author="Alex Randell" w:date="2014-03-20T05:37:00Z">
        <w:r w:rsidR="00F83555" w:rsidDel="004524F3">
          <w:delText xml:space="preserve">More </w:delText>
        </w:r>
      </w:del>
      <w:ins w:id="278" w:author="Alex Randell" w:date="2014-03-20T05:37:00Z">
        <w:r w:rsidR="004524F3">
          <w:t xml:space="preserve">Improved </w:t>
        </w:r>
      </w:ins>
      <w:r w:rsidR="00F83555">
        <w:t>defin</w:t>
      </w:r>
      <w:ins w:id="279" w:author="Alex Randell" w:date="2014-03-20T05:37:00Z">
        <w:r w:rsidR="004524F3">
          <w:t>ition</w:t>
        </w:r>
      </w:ins>
      <w:del w:id="280" w:author="Alex Randell" w:date="2014-03-20T05:37:00Z">
        <w:r w:rsidR="00F83555" w:rsidDel="004524F3">
          <w:delText>ed</w:delText>
        </w:r>
      </w:del>
      <w:r w:rsidR="00F83555">
        <w:t xml:space="preserve"> and complet</w:t>
      </w:r>
      <w:ins w:id="281" w:author="Alex Randell" w:date="2014-03-20T05:37:00Z">
        <w:r w:rsidR="004524F3">
          <w:t>ion of</w:t>
        </w:r>
      </w:ins>
      <w:del w:id="282" w:author="Alex Randell" w:date="2014-03-20T05:37:00Z">
        <w:r w:rsidR="00F83555" w:rsidDel="004524F3">
          <w:delText>e</w:delText>
        </w:r>
      </w:del>
      <w:r w:rsidR="00F83555">
        <w:t xml:space="preserve"> </w:t>
      </w:r>
      <w:r w:rsidR="00360D66">
        <w:t xml:space="preserve">business cases through </w:t>
      </w:r>
      <w:r w:rsidR="00F83555">
        <w:t>aligning</w:t>
      </w:r>
      <w:ins w:id="283" w:author="Alex Randell" w:date="2014-03-20T05:38:00Z">
        <w:r w:rsidR="004524F3">
          <w:t xml:space="preserve"> </w:t>
        </w:r>
      </w:ins>
      <w:del w:id="284" w:author="Alex Randell" w:date="2014-03-20T05:38:00Z">
        <w:r w:rsidR="00F83555" w:rsidDel="004524F3">
          <w:delText xml:space="preserve"> </w:delText>
        </w:r>
      </w:del>
      <w:r w:rsidR="00F83555">
        <w:t>customer/stakeholder needs, value streams and capabilities</w:t>
      </w:r>
    </w:p>
    <w:p w14:paraId="3BB0865F" w14:textId="77777777" w:rsidR="003928B5" w:rsidRDefault="00F83555">
      <w:pPr>
        <w:pStyle w:val="Normal1"/>
        <w:widowControl w:val="0"/>
        <w:numPr>
          <w:ilvl w:val="0"/>
          <w:numId w:val="2"/>
        </w:numPr>
        <w:ind w:hanging="359"/>
        <w:contextualSpacing/>
      </w:pPr>
      <w:del w:id="285" w:author="Alex Randell" w:date="2014-03-20T05:38:00Z">
        <w:r w:rsidDel="004524F3">
          <w:delText>More i</w:delText>
        </w:r>
      </w:del>
      <w:ins w:id="286" w:author="Alex Randell" w:date="2014-03-20T05:38:00Z">
        <w:r w:rsidR="004524F3">
          <w:t>I</w:t>
        </w:r>
      </w:ins>
      <w:r>
        <w:t>nformed business decisions through the identification of capability gaps/overlaps, misalignments between value propositions, and delivery channels</w:t>
      </w:r>
    </w:p>
    <w:p w14:paraId="7E1FB031" w14:textId="77777777" w:rsidR="003928B5" w:rsidRDefault="00F83555">
      <w:pPr>
        <w:pStyle w:val="Normal1"/>
        <w:widowControl w:val="0"/>
        <w:numPr>
          <w:ilvl w:val="0"/>
          <w:numId w:val="2"/>
        </w:numPr>
        <w:ind w:hanging="359"/>
        <w:contextualSpacing/>
      </w:pPr>
      <w:r>
        <w:t>More precise initiatives prioritization</w:t>
      </w:r>
      <w:ins w:id="287" w:author="Whynde Melaragno" w:date="2014-03-19T00:32:00Z">
        <w:r w:rsidR="00415E11">
          <w:t xml:space="preserve"> and sequencing</w:t>
        </w:r>
      </w:ins>
      <w:r>
        <w:t xml:space="preserve"> through alignment with the strategic roadmap and customer</w:t>
      </w:r>
      <w:r w:rsidR="00360D66">
        <w:t xml:space="preserve"> key performance indicator</w:t>
      </w:r>
      <w:r>
        <w:t xml:space="preserve"> </w:t>
      </w:r>
      <w:r w:rsidR="00360D66">
        <w:t>(</w:t>
      </w:r>
      <w:r>
        <w:t>KPIs</w:t>
      </w:r>
      <w:r w:rsidR="00360D66">
        <w:t>)</w:t>
      </w:r>
    </w:p>
    <w:p w14:paraId="20B74528" w14:textId="77777777" w:rsidR="003928B5" w:rsidRDefault="00F83555">
      <w:pPr>
        <w:pStyle w:val="Normal1"/>
        <w:widowControl w:val="0"/>
        <w:numPr>
          <w:ilvl w:val="0"/>
          <w:numId w:val="2"/>
        </w:numPr>
        <w:ind w:hanging="359"/>
        <w:contextualSpacing/>
      </w:pPr>
      <w:del w:id="288" w:author="Alex Randell" w:date="2014-03-20T05:38:00Z">
        <w:r w:rsidDel="004524F3">
          <w:delText xml:space="preserve">More </w:delText>
        </w:r>
      </w:del>
      <w:ins w:id="289" w:author="Alex Randell" w:date="2014-03-20T05:38:00Z">
        <w:r w:rsidR="004524F3">
          <w:t xml:space="preserve">Ability to provide </w:t>
        </w:r>
      </w:ins>
      <w:r>
        <w:t xml:space="preserve">accurate and </w:t>
      </w:r>
      <w:r w:rsidR="00360D66">
        <w:t xml:space="preserve">consumable business requirements </w:t>
      </w:r>
      <w:r>
        <w:t>that define intended business objectives through a language understood by both Business and IT</w:t>
      </w:r>
    </w:p>
    <w:p w14:paraId="31E4E507" w14:textId="77777777" w:rsidR="003928B5" w:rsidRDefault="00F83555">
      <w:pPr>
        <w:pStyle w:val="Normal1"/>
        <w:widowControl w:val="0"/>
        <w:numPr>
          <w:ilvl w:val="0"/>
          <w:numId w:val="2"/>
        </w:numPr>
        <w:ind w:hanging="359"/>
        <w:contextualSpacing/>
      </w:pPr>
      <w:del w:id="290" w:author="Alex Randell" w:date="2014-03-20T05:38:00Z">
        <w:r w:rsidDel="004524F3">
          <w:delText xml:space="preserve">More </w:delText>
        </w:r>
      </w:del>
      <w:ins w:id="291" w:author="Alex Randell" w:date="2014-03-20T05:38:00Z">
        <w:r w:rsidR="004524F3">
          <w:t xml:space="preserve">A framework for </w:t>
        </w:r>
      </w:ins>
      <w:r>
        <w:t>effective identification of business functions requiring the same or similar capabilities for reuse</w:t>
      </w:r>
    </w:p>
    <w:p w14:paraId="3532FAAF" w14:textId="77777777" w:rsidR="003928B5" w:rsidRDefault="00F83555">
      <w:pPr>
        <w:pStyle w:val="Normal1"/>
        <w:widowControl w:val="0"/>
      </w:pPr>
      <w:r>
        <w:t xml:space="preserve"> </w:t>
      </w:r>
    </w:p>
    <w:p w14:paraId="7FC7EDCD" w14:textId="77777777" w:rsidR="003928B5" w:rsidRDefault="00F83555">
      <w:pPr>
        <w:pStyle w:val="Normal1"/>
        <w:widowControl w:val="0"/>
      </w:pPr>
      <w:r>
        <w:t xml:space="preserve">To gain perspective on how these benefits manifest themselves, let’s align the framework </w:t>
      </w:r>
      <w:r w:rsidR="00360D66">
        <w:t xml:space="preserve">between business architecture key integration points with business </w:t>
      </w:r>
      <w:r w:rsidR="009B3BD9">
        <w:t>analyst’s</w:t>
      </w:r>
      <w:r w:rsidR="00360D66">
        <w:t xml:space="preserve"> </w:t>
      </w:r>
      <w:r>
        <w:t>outputs:</w:t>
      </w:r>
    </w:p>
    <w:p w14:paraId="33FAD6B2" w14:textId="77777777" w:rsidR="003928B5" w:rsidRDefault="00F83555">
      <w:pPr>
        <w:pStyle w:val="Normal1"/>
        <w:widowControl w:val="0"/>
      </w:pPr>
      <w:r>
        <w:t xml:space="preserve"> </w:t>
      </w:r>
    </w:p>
    <w:p w14:paraId="390B4301" w14:textId="77777777" w:rsidR="003928B5" w:rsidRDefault="00F83555">
      <w:pPr>
        <w:pStyle w:val="Normal1"/>
        <w:widowControl w:val="0"/>
      </w:pPr>
      <w:r>
        <w:rPr>
          <w:b/>
        </w:rPr>
        <w:t>Strategic Analysis and the Business Case</w:t>
      </w:r>
    </w:p>
    <w:p w14:paraId="00165D20" w14:textId="77777777" w:rsidR="003928B5" w:rsidRDefault="00F83555">
      <w:pPr>
        <w:pStyle w:val="Normal1"/>
        <w:widowControl w:val="0"/>
      </w:pPr>
      <w:r>
        <w:t xml:space="preserve">Business initiatives typically require the </w:t>
      </w:r>
      <w:r w:rsidR="00360D66">
        <w:t>development of a business case before being chartered and funded as a pro</w:t>
      </w:r>
      <w:r>
        <w:t xml:space="preserve">ject. Business </w:t>
      </w:r>
      <w:r w:rsidR="00360D66">
        <w:t xml:space="preserve">analysts </w:t>
      </w:r>
      <w:r>
        <w:t>must be able to piece together business and functional concepts into a consumable, actionable business case that define those data points that justify the investment, and ensure the initiative is appropriately aligned with strategy, customer/stakeholder needs, delivery channels, and capabilities.</w:t>
      </w:r>
    </w:p>
    <w:p w14:paraId="74FF4D58" w14:textId="77777777" w:rsidR="003928B5" w:rsidRDefault="00F83555">
      <w:pPr>
        <w:pStyle w:val="Normal1"/>
        <w:widowControl w:val="0"/>
      </w:pPr>
      <w:r>
        <w:t xml:space="preserve"> </w:t>
      </w:r>
    </w:p>
    <w:p w14:paraId="01471612" w14:textId="77777777" w:rsidR="003928B5" w:rsidRDefault="00F83555">
      <w:pPr>
        <w:pStyle w:val="Normal1"/>
        <w:widowControl w:val="0"/>
      </w:pPr>
      <w:r>
        <w:t xml:space="preserve">Analysts not having the ability to reference higher-level views such as strategy maps, value streams, and business capability maps either </w:t>
      </w:r>
      <w:ins w:id="292" w:author="Whynde Melaragno" w:date="2014-03-19T00:33:00Z">
        <w:r w:rsidR="00415E11">
          <w:t xml:space="preserve">at </w:t>
        </w:r>
      </w:ins>
      <w:r>
        <w:t xml:space="preserve">an enterprise or business unit perspective as context for analysis often yields two unfavorable elements into the </w:t>
      </w:r>
      <w:r w:rsidR="00360D66">
        <w:t xml:space="preserve">business case </w:t>
      </w:r>
      <w:r>
        <w:t>– additional assumptions, and time to create the business case. Additional risks such as the duplication of a solution that has already been completed for a given capability, proposing functionality that is misaligned with value propositions or delivery channel capabilities are also potentially exposed.</w:t>
      </w:r>
    </w:p>
    <w:p w14:paraId="1F265D6C" w14:textId="77777777" w:rsidR="003928B5" w:rsidRDefault="00F83555">
      <w:pPr>
        <w:pStyle w:val="Normal1"/>
        <w:widowControl w:val="0"/>
      </w:pPr>
      <w:r>
        <w:t xml:space="preserve"> </w:t>
      </w:r>
    </w:p>
    <w:p w14:paraId="1DDACA82" w14:textId="77777777" w:rsidR="003928B5" w:rsidRDefault="00F83555">
      <w:pPr>
        <w:pStyle w:val="Normal1"/>
        <w:widowControl w:val="0"/>
      </w:pPr>
      <w:r>
        <w:t xml:space="preserve">Accessibility to these </w:t>
      </w:r>
      <w:r w:rsidR="00360D66">
        <w:t xml:space="preserve">business architecture artifacts enables the analyst to analyze </w:t>
      </w:r>
      <w:r>
        <w:t xml:space="preserve">vs. engage in a timely seek-and-find mission – most often requiring a few rounds of validation that may not </w:t>
      </w:r>
      <w:r>
        <w:lastRenderedPageBreak/>
        <w:t xml:space="preserve">ever be agreed upon. The ability to define and directly link these business facts during the planning stage establishes a solid foundation for delivering a more defined and complete </w:t>
      </w:r>
      <w:r w:rsidR="00360D66">
        <w:t xml:space="preserve">business cases supported </w:t>
      </w:r>
      <w:r>
        <w:t>by accurate requirements.</w:t>
      </w:r>
    </w:p>
    <w:p w14:paraId="6D97AD23" w14:textId="77777777" w:rsidR="003928B5" w:rsidRDefault="00F83555">
      <w:pPr>
        <w:pStyle w:val="Normal1"/>
        <w:widowControl w:val="0"/>
      </w:pPr>
      <w:r>
        <w:t xml:space="preserve"> </w:t>
      </w:r>
    </w:p>
    <w:p w14:paraId="6ED9F9FB" w14:textId="77777777" w:rsidR="003928B5" w:rsidRDefault="00F83555">
      <w:pPr>
        <w:pStyle w:val="Normal1"/>
        <w:widowControl w:val="0"/>
      </w:pPr>
      <w:r>
        <w:rPr>
          <w:b/>
        </w:rPr>
        <w:t>Architectural Alignment and Elicitation</w:t>
      </w:r>
      <w:r w:rsidR="00360D66">
        <w:rPr>
          <w:b/>
        </w:rPr>
        <w:t>, Requirements Definition &amp; Requirements Validation</w:t>
      </w:r>
    </w:p>
    <w:p w14:paraId="3B5807BF" w14:textId="77777777" w:rsidR="003928B5" w:rsidRDefault="00F83555">
      <w:pPr>
        <w:pStyle w:val="Normal1"/>
        <w:widowControl w:val="0"/>
      </w:pPr>
      <w:r>
        <w:t xml:space="preserve">There are two primary mechanisms that drive effective elicitation – knowing who and what to ask. Alignment between </w:t>
      </w:r>
      <w:r w:rsidR="009B3BD9">
        <w:t>“</w:t>
      </w:r>
      <w:r>
        <w:t xml:space="preserve">the </w:t>
      </w:r>
      <w:proofErr w:type="gramStart"/>
      <w:r>
        <w:t>who</w:t>
      </w:r>
      <w:proofErr w:type="gramEnd"/>
      <w:r w:rsidR="009B3BD9">
        <w:t>”</w:t>
      </w:r>
      <w:r>
        <w:t xml:space="preserve"> and </w:t>
      </w:r>
      <w:r w:rsidR="009B3BD9">
        <w:t xml:space="preserve">“the </w:t>
      </w:r>
      <w:r>
        <w:t>what</w:t>
      </w:r>
      <w:r w:rsidR="009B3BD9">
        <w:t>”</w:t>
      </w:r>
      <w:r>
        <w:t xml:space="preserve"> are the foundational attributes of an accurate requirement. When the </w:t>
      </w:r>
      <w:r w:rsidR="00246ED5">
        <w:t>b</w:t>
      </w:r>
      <w:r>
        <w:t xml:space="preserve">usiness </w:t>
      </w:r>
      <w:r w:rsidR="00246ED5">
        <w:t>c</w:t>
      </w:r>
      <w:r>
        <w:t xml:space="preserve">ase fails to correctly identify the stakeholders and/or contains too many assumptions, the rework meter automatically, yet covertly kicks into gear. As </w:t>
      </w:r>
      <w:ins w:id="293" w:author="Whynde Melaragno" w:date="2014-03-19T00:34:00Z">
        <w:r w:rsidR="00415E11">
          <w:t xml:space="preserve">business </w:t>
        </w:r>
      </w:ins>
      <w:del w:id="294" w:author="Whynde Melaragno" w:date="2014-03-19T00:34:00Z">
        <w:r w:rsidDel="00415E11">
          <w:delText>A</w:delText>
        </w:r>
      </w:del>
      <w:ins w:id="295" w:author="Whynde Melaragno" w:date="2014-03-19T00:34:00Z">
        <w:r w:rsidR="00415E11">
          <w:t>a</w:t>
        </w:r>
      </w:ins>
      <w:r>
        <w:t>nalysts develop requirements plans, it is around those stakeholders and their surrounding ecosystems that form the basis from which they conduct their analysis.</w:t>
      </w:r>
    </w:p>
    <w:p w14:paraId="3B2E0414" w14:textId="77777777" w:rsidR="003928B5" w:rsidRDefault="00F83555">
      <w:pPr>
        <w:pStyle w:val="Normal1"/>
        <w:widowControl w:val="0"/>
      </w:pPr>
      <w:r>
        <w:t xml:space="preserve"> </w:t>
      </w:r>
    </w:p>
    <w:p w14:paraId="6F5F3700" w14:textId="77777777" w:rsidR="003928B5" w:rsidRDefault="00F83555">
      <w:pPr>
        <w:pStyle w:val="Normal1"/>
        <w:widowControl w:val="0"/>
      </w:pPr>
      <w:r>
        <w:t xml:space="preserve">To mitigate the risks of soliciting the wrong </w:t>
      </w:r>
      <w:ins w:id="296" w:author="Whynde Melaragno" w:date="2014-03-19T00:35:00Z">
        <w:r w:rsidR="00415E11">
          <w:t>“</w:t>
        </w:r>
      </w:ins>
      <w:r>
        <w:t>who’s</w:t>
      </w:r>
      <w:ins w:id="297" w:author="Whynde Melaragno" w:date="2014-03-19T00:35:00Z">
        <w:r w:rsidR="00415E11">
          <w:t>”</w:t>
        </w:r>
      </w:ins>
      <w:r>
        <w:t xml:space="preserve"> and asking misguided </w:t>
      </w:r>
      <w:ins w:id="298" w:author="Whynde Melaragno" w:date="2014-03-19T00:35:00Z">
        <w:r w:rsidR="00415E11">
          <w:t>“</w:t>
        </w:r>
      </w:ins>
      <w:r>
        <w:t>what’s,</w:t>
      </w:r>
      <w:ins w:id="299" w:author="Whynde Melaragno" w:date="2014-03-19T00:35:00Z">
        <w:r w:rsidR="00415E11">
          <w:t>”</w:t>
        </w:r>
      </w:ins>
      <w:r>
        <w:t xml:space="preserve"> </w:t>
      </w:r>
      <w:r w:rsidR="00F6438D">
        <w:t>b</w:t>
      </w:r>
      <w:r>
        <w:t xml:space="preserve">usiness </w:t>
      </w:r>
      <w:r w:rsidR="00F6438D">
        <w:t>a</w:t>
      </w:r>
      <w:r>
        <w:t xml:space="preserve">nalysts are starting to leverage the concept of a </w:t>
      </w:r>
      <w:r w:rsidR="00360D66">
        <w:t>requirements roadmap</w:t>
      </w:r>
      <w:r>
        <w:t xml:space="preserve">. This roadmap enables the </w:t>
      </w:r>
      <w:ins w:id="300" w:author="Whynde Melaragno" w:date="2014-03-19T00:34:00Z">
        <w:r w:rsidR="00415E11">
          <w:t>business a</w:t>
        </w:r>
      </w:ins>
      <w:del w:id="301" w:author="Whynde Melaragno" w:date="2014-03-19T00:34:00Z">
        <w:r w:rsidDel="00415E11">
          <w:delText>A</w:delText>
        </w:r>
      </w:del>
      <w:r>
        <w:t xml:space="preserve">nalyst to formulate and align specific business scenarios with the level of detail needed to develop the requirement. </w:t>
      </w:r>
      <w:r w:rsidR="00F6438D">
        <w:t xml:space="preserve">This </w:t>
      </w:r>
      <w:r>
        <w:t>approach effectively transforms the elicitation process from multiple discovery activities to a set of actionable conversations amongst targeted stakeholders that can frame a target state.</w:t>
      </w:r>
    </w:p>
    <w:p w14:paraId="32CDDCA2" w14:textId="77777777" w:rsidR="003928B5" w:rsidRDefault="00F83555">
      <w:pPr>
        <w:pStyle w:val="Normal1"/>
        <w:widowControl w:val="0"/>
      </w:pPr>
      <w:r>
        <w:t xml:space="preserve"> </w:t>
      </w:r>
    </w:p>
    <w:p w14:paraId="1E960068" w14:textId="77777777" w:rsidR="003928B5" w:rsidRDefault="00F83555">
      <w:pPr>
        <w:pStyle w:val="Normal1"/>
        <w:widowControl w:val="0"/>
      </w:pPr>
      <w:r>
        <w:t xml:space="preserve">Context to develop these scenarios are contained within </w:t>
      </w:r>
      <w:r w:rsidR="00360D66">
        <w:t xml:space="preserve">business architecture </w:t>
      </w:r>
      <w:r>
        <w:t xml:space="preserve">artifacts. Through the strategy maps, </w:t>
      </w:r>
      <w:del w:id="302" w:author="Whynde Melaragno" w:date="2014-03-19T00:37:00Z">
        <w:r w:rsidDel="00415E11">
          <w:delText>strategic transformation roadmaps</w:delText>
        </w:r>
      </w:del>
      <w:r>
        <w:t>, organization maps, value maps</w:t>
      </w:r>
      <w:ins w:id="303" w:author="Whynde Melaragno" w:date="2014-03-19T00:37:00Z">
        <w:r w:rsidR="00415E11">
          <w:t>,</w:t>
        </w:r>
      </w:ins>
      <w:r>
        <w:t xml:space="preserve"> </w:t>
      </w:r>
      <w:del w:id="304" w:author="Whynde Melaragno" w:date="2014-03-19T00:37:00Z">
        <w:r w:rsidDel="00415E11">
          <w:delText xml:space="preserve">and </w:delText>
        </w:r>
      </w:del>
      <w:r>
        <w:t>capability maps</w:t>
      </w:r>
      <w:ins w:id="305" w:author="Whynde Melaragno" w:date="2014-03-19T00:37:00Z">
        <w:r w:rsidR="00415E11">
          <w:t xml:space="preserve"> and strategic roadmaps</w:t>
        </w:r>
      </w:ins>
      <w:r>
        <w:t xml:space="preserve">, the </w:t>
      </w:r>
      <w:r w:rsidR="00F6438D">
        <w:t>b</w:t>
      </w:r>
      <w:r>
        <w:t xml:space="preserve">usiness </w:t>
      </w:r>
      <w:r w:rsidR="00F6438D">
        <w:t>a</w:t>
      </w:r>
      <w:r>
        <w:t>nalyst has the necessary references to create a comprehensive analysis approach.</w:t>
      </w:r>
    </w:p>
    <w:p w14:paraId="7B9A492E" w14:textId="77777777" w:rsidR="003928B5" w:rsidRDefault="00F83555">
      <w:pPr>
        <w:pStyle w:val="Normal1"/>
        <w:widowControl w:val="0"/>
      </w:pPr>
      <w:r>
        <w:t xml:space="preserve"> </w:t>
      </w:r>
    </w:p>
    <w:p w14:paraId="68F65AC7" w14:textId="77777777" w:rsidR="003928B5" w:rsidRDefault="00360D66">
      <w:pPr>
        <w:pStyle w:val="Normal1"/>
        <w:widowControl w:val="0"/>
      </w:pPr>
      <w:r w:rsidRPr="00AD1B58">
        <w:t>R</w:t>
      </w:r>
      <w:r w:rsidRPr="00360D66">
        <w:t>equirements must accurately represent the business need in terms of stakeholder, goal, and</w:t>
      </w:r>
      <w:r>
        <w:t xml:space="preserve"> re</w:t>
      </w:r>
      <w:r w:rsidR="00F83555">
        <w:t xml:space="preserve">ason. However, the </w:t>
      </w:r>
      <w:r w:rsidR="00F6438D">
        <w:t xml:space="preserve">business analyst </w:t>
      </w:r>
      <w:r w:rsidR="00F83555">
        <w:t xml:space="preserve">must also consider constraints inherent in existing business structures (capabilities, value streams) and perspectives (stakeholder, solution scope) when developing accurate requirements. For example, a </w:t>
      </w:r>
      <w:r w:rsidR="00F6438D">
        <w:t xml:space="preserve">business analyst </w:t>
      </w:r>
      <w:r w:rsidR="00F83555">
        <w:t xml:space="preserve">assigned to enhance a retail consumer product develops requirements calling for mobile functionality. Limited to the </w:t>
      </w:r>
      <w:r>
        <w:t xml:space="preserve">project scope </w:t>
      </w:r>
      <w:r w:rsidR="00F83555">
        <w:t>document as the foundational business reference, the analysis process could fail to identify lack of mobile capabilities (captured in a capability mapping) or recognize the planned outsourcing of mobile services to an external partner (captured in a strategic roadmap).</w:t>
      </w:r>
    </w:p>
    <w:p w14:paraId="4E0561E1" w14:textId="77777777" w:rsidR="003928B5" w:rsidRDefault="00F83555">
      <w:pPr>
        <w:pStyle w:val="Normal1"/>
        <w:widowControl w:val="0"/>
      </w:pPr>
      <w:r>
        <w:t xml:space="preserve"> </w:t>
      </w:r>
    </w:p>
    <w:p w14:paraId="3F88C98F" w14:textId="77777777" w:rsidR="003928B5" w:rsidRDefault="00F83555">
      <w:pPr>
        <w:pStyle w:val="Normal1"/>
        <w:widowControl w:val="0"/>
      </w:pPr>
      <w:r>
        <w:t xml:space="preserve">The latter scenario (requirements linkage to a strategic roadmap) introduces an additional dimension to </w:t>
      </w:r>
      <w:ins w:id="306" w:author="Whynde Melaragno" w:date="2014-03-19T00:38:00Z">
        <w:r w:rsidR="00415E11">
          <w:t xml:space="preserve">the </w:t>
        </w:r>
      </w:ins>
      <w:r>
        <w:t xml:space="preserve">traceability </w:t>
      </w:r>
      <w:r w:rsidR="00360D66">
        <w:t xml:space="preserve">framework business architecture </w:t>
      </w:r>
      <w:r>
        <w:t xml:space="preserve">can enable – requirement sequencing. Incorporating roadmaps, whether </w:t>
      </w:r>
      <w:ins w:id="307" w:author="Whynde Melaragno" w:date="2014-03-19T00:38:00Z">
        <w:r w:rsidR="00415E11">
          <w:t xml:space="preserve">for </w:t>
        </w:r>
      </w:ins>
      <w:r>
        <w:t xml:space="preserve">an enterprise strategy or specific to a product, enables a deeper level of collaboration between </w:t>
      </w:r>
      <w:ins w:id="308" w:author="Whynde Melaragno" w:date="2014-03-19T00:39:00Z">
        <w:r w:rsidR="00415E11">
          <w:t xml:space="preserve">the </w:t>
        </w:r>
      </w:ins>
      <w:r w:rsidR="00F6438D">
        <w:t xml:space="preserve">business analyst </w:t>
      </w:r>
      <w:r>
        <w:t>and stakeholders to link requirements to a specific stage of the overall initiative.</w:t>
      </w:r>
    </w:p>
    <w:p w14:paraId="7DA93E19" w14:textId="77777777" w:rsidR="003928B5" w:rsidRDefault="00F83555">
      <w:pPr>
        <w:pStyle w:val="Normal1"/>
        <w:widowControl w:val="0"/>
      </w:pPr>
      <w:r>
        <w:t xml:space="preserve"> </w:t>
      </w:r>
    </w:p>
    <w:p w14:paraId="60C04C67" w14:textId="77777777" w:rsidR="003928B5" w:rsidRDefault="00F83555">
      <w:pPr>
        <w:pStyle w:val="Normal1"/>
        <w:widowControl w:val="0"/>
      </w:pPr>
      <w:r>
        <w:t xml:space="preserve">Before a requirement can be actionable, it must be validated by a variety of resources possessing various perspectives. Validation sessions can be lengthy and quite </w:t>
      </w:r>
      <w:r w:rsidR="00F6438D">
        <w:t>painful,</w:t>
      </w:r>
      <w:r>
        <w:t xml:space="preserve"> as requirements are read aloud one-by-one, and often accompanied numerous requests for operational definitions and the need for qualifying context. To this end, material impacts to </w:t>
      </w:r>
      <w:r>
        <w:lastRenderedPageBreak/>
        <w:t>requirements in terms of changes, deletions and additions are often introduced resulting in extra time required to rework the definition process.</w:t>
      </w:r>
    </w:p>
    <w:p w14:paraId="4C3FE70E" w14:textId="77777777" w:rsidR="003928B5" w:rsidRDefault="00F83555">
      <w:pPr>
        <w:pStyle w:val="Normal1"/>
        <w:widowControl w:val="0"/>
      </w:pPr>
      <w:r>
        <w:t xml:space="preserve"> </w:t>
      </w:r>
    </w:p>
    <w:p w14:paraId="4A8FE38B" w14:textId="77777777" w:rsidR="003928B5" w:rsidRDefault="00F83555">
      <w:pPr>
        <w:pStyle w:val="Normal1"/>
        <w:widowControl w:val="0"/>
      </w:pPr>
      <w:r>
        <w:t xml:space="preserve">As our framework utilizes the common perspectives and language contained within the </w:t>
      </w:r>
      <w:r w:rsidR="00360D66">
        <w:t xml:space="preserve">business architecture </w:t>
      </w:r>
      <w:r>
        <w:t xml:space="preserve">built directly into the requirements. This materially improves both the efficacy and efficiency of the validation process. However, as requirements may be questioned, the ability to quickly evaluate the scenario is possible as the </w:t>
      </w:r>
      <w:r w:rsidR="00F6438D">
        <w:t xml:space="preserve">business analyst </w:t>
      </w:r>
      <w:r>
        <w:t>can simply project the appropriate artifacts to walk through and discuss the logic.</w:t>
      </w:r>
    </w:p>
    <w:p w14:paraId="0D193513" w14:textId="77777777" w:rsidR="003928B5" w:rsidRDefault="003928B5">
      <w:pPr>
        <w:pStyle w:val="Normal1"/>
        <w:widowControl w:val="0"/>
      </w:pPr>
    </w:p>
    <w:p w14:paraId="1B15CAC2" w14:textId="77777777" w:rsidR="003928B5" w:rsidRDefault="00F83555">
      <w:pPr>
        <w:pStyle w:val="Normal1"/>
        <w:widowControl w:val="0"/>
      </w:pPr>
      <w:commentRangeStart w:id="309"/>
      <w:r>
        <w:rPr>
          <w:b/>
        </w:rPr>
        <w:t>Scoping, Framing &amp; Categorizing Requirements Using Business Architecture</w:t>
      </w:r>
      <w:commentRangeEnd w:id="309"/>
      <w:r w:rsidR="00FA2254">
        <w:rPr>
          <w:rStyle w:val="CommentReference"/>
          <w:rFonts w:asciiTheme="minorHAnsi" w:eastAsiaTheme="minorEastAsia" w:hAnsiTheme="minorHAnsi" w:cstheme="minorBidi"/>
          <w:color w:val="auto"/>
        </w:rPr>
        <w:commentReference w:id="309"/>
      </w:r>
    </w:p>
    <w:p w14:paraId="2E103870" w14:textId="77777777" w:rsidR="00DF15BC" w:rsidRDefault="00F83555">
      <w:pPr>
        <w:pStyle w:val="Normal1"/>
        <w:widowControl w:val="0"/>
        <w:rPr>
          <w:ins w:id="310" w:author="Alex Randell" w:date="2014-03-20T05:45:00Z"/>
        </w:rPr>
      </w:pPr>
      <w:r>
        <w:t xml:space="preserve">Requirements are driven by various business strategies and objectives and, as a result, requirements scoping and categorization should reflect these strategic considerations. </w:t>
      </w:r>
      <w:del w:id="311" w:author="Alex Randell" w:date="2014-03-20T05:44:00Z">
        <w:r w:rsidDel="00DF15BC">
          <w:delText>In addition to the linkage to strategy, r</w:delText>
        </w:r>
      </w:del>
      <w:ins w:id="312" w:author="Alex Randell" w:date="2014-03-20T05:44:00Z">
        <w:r w:rsidR="00DF15BC">
          <w:t>Business r</w:t>
        </w:r>
      </w:ins>
      <w:r>
        <w:t xml:space="preserve">equirements should </w:t>
      </w:r>
      <w:del w:id="313" w:author="Alex Randell" w:date="2014-03-20T05:44:00Z">
        <w:r w:rsidDel="00DF15BC">
          <w:delText xml:space="preserve">also </w:delText>
        </w:r>
      </w:del>
      <w:r>
        <w:t xml:space="preserve">be tied to tangible business focal points as a vehicle for framing the issues at hand and work to be completed. </w:t>
      </w:r>
      <w:ins w:id="314" w:author="Alex Randell" w:date="2014-03-20T05:45:00Z">
        <w:r w:rsidR="00DF15BC">
          <w:t xml:space="preserve">As stated above, this can be accomplished by leverage the framework provided by business architecture. </w:t>
        </w:r>
      </w:ins>
    </w:p>
    <w:p w14:paraId="3F51F0DC" w14:textId="77777777" w:rsidR="003928B5" w:rsidDel="00DF15BC" w:rsidRDefault="00F83555">
      <w:pPr>
        <w:pStyle w:val="Normal1"/>
        <w:widowControl w:val="0"/>
        <w:rPr>
          <w:del w:id="315" w:author="Alex Randell" w:date="2014-03-20T05:45:00Z"/>
        </w:rPr>
      </w:pPr>
      <w:del w:id="316" w:author="Alex Randell" w:date="2014-03-20T05:45:00Z">
        <w:r w:rsidDel="00DF15BC">
          <w:delText>What has been missing from the equation, however, is a concise, agreed upon framework that can serve as a way to tie requirements to strategy through customer value, capability, stakeholder, information, product</w:delText>
        </w:r>
        <w:r w:rsidR="00CA176D" w:rsidDel="00DF15BC">
          <w:delText>,</w:delText>
        </w:r>
        <w:r w:rsidDel="00DF15BC">
          <w:delText xml:space="preserve"> and initiative oriented perspectives. Business architecture provides such a framework through the use of strategy, value stream, capability, organization, stakeholder, product and initiative mapping.</w:delText>
        </w:r>
      </w:del>
    </w:p>
    <w:p w14:paraId="45920F66" w14:textId="77777777" w:rsidR="003928B5" w:rsidRDefault="003928B5">
      <w:pPr>
        <w:pStyle w:val="Normal1"/>
        <w:widowControl w:val="0"/>
      </w:pPr>
    </w:p>
    <w:p w14:paraId="0F658FFA" w14:textId="77777777" w:rsidR="003928B5" w:rsidRDefault="00F83555">
      <w:pPr>
        <w:pStyle w:val="Normal1"/>
        <w:widowControl w:val="0"/>
      </w:pPr>
      <w:r>
        <w:t>Value streams, for example, show how a business derives end-to-end value for external and internal stakeholders, including customers and partners. Capabilities define the essence of what a business does using a concise, widely vetted business vocabulary. When paired, value streams and capabilities collectively show which business capabilities are used to enable the delivery of customer value for various stakeholders. Strategies can be shown to directly impact stakeholder value delivery and business capabilities and in turn serve as a focal point for requirements definition and initiative scoping. By definition, therefore, any business requirement should further the delivery of stakeholder value by improving one or more capabilities or by adding a new capability.</w:t>
      </w:r>
    </w:p>
    <w:p w14:paraId="46512E14" w14:textId="77777777" w:rsidR="003928B5" w:rsidRDefault="003928B5">
      <w:pPr>
        <w:pStyle w:val="Normal1"/>
        <w:widowControl w:val="0"/>
      </w:pPr>
    </w:p>
    <w:p w14:paraId="3361A150" w14:textId="77777777" w:rsidR="003928B5" w:rsidRDefault="00F83555">
      <w:pPr>
        <w:pStyle w:val="Normal1"/>
        <w:widowControl w:val="0"/>
      </w:pPr>
      <w:r>
        <w:t xml:space="preserve">Consider the following example. A financial institution has been issuing </w:t>
      </w:r>
      <w:r w:rsidR="00F6438D">
        <w:t>high-risk</w:t>
      </w:r>
      <w:r>
        <w:t xml:space="preserve"> loans, putting the institution and the customers at risk. Analysis of the business architecture shows that there are two stages across two value streams where </w:t>
      </w:r>
      <w:r w:rsidR="00F6438D">
        <w:t>risk-rating</w:t>
      </w:r>
      <w:r>
        <w:t xml:space="preserve"> capabilities are leveraged to further loan approval. The initial scope of requirements may focus on the </w:t>
      </w:r>
      <w:r w:rsidRPr="00AD1B58">
        <w:rPr>
          <w:i/>
        </w:rPr>
        <w:t xml:space="preserve">Approve Loan </w:t>
      </w:r>
      <w:r>
        <w:t xml:space="preserve">stage of the </w:t>
      </w:r>
      <w:r w:rsidRPr="00AD1B58">
        <w:rPr>
          <w:i/>
        </w:rPr>
        <w:t>Acquire Loan</w:t>
      </w:r>
      <w:r>
        <w:t xml:space="preserve"> value stream and target specific improvements to certain risk rating capabilities. The strategic objectives, supported by KPI</w:t>
      </w:r>
      <w:r w:rsidR="00CA176D">
        <w:t>s</w:t>
      </w:r>
      <w:r>
        <w:t xml:space="preserve"> point to this value stream stage and enabling capabilities as the scope of the problem and focal point for a solution. Participating stakeholders, which are mapped to each stage of a given value stream, further serve as focal points for establishing a series of user story requirements.</w:t>
      </w:r>
    </w:p>
    <w:p w14:paraId="4376510E" w14:textId="77777777" w:rsidR="003928B5" w:rsidRDefault="003928B5">
      <w:pPr>
        <w:pStyle w:val="Normal1"/>
        <w:widowControl w:val="0"/>
      </w:pPr>
    </w:p>
    <w:p w14:paraId="2D105B81" w14:textId="77777777" w:rsidR="003928B5" w:rsidRDefault="00F83555">
      <w:pPr>
        <w:pStyle w:val="Normal1"/>
        <w:widowControl w:val="0"/>
      </w:pPr>
      <w:r>
        <w:t>In this example, the project team would need to define some number of user stories, for one or more stakeholders who participate in the aforementioned value streams and focus on improving or adding various business capabilities. This provides business analysts with a concrete point of reference for user interface requirements, the capabilities and by extension business objects and information to focus on, and the stakeholders targeted for various user stories. In this way, business architecture serves as a frame of reference to bound the scope of the story while tying it directly back to the strategic business objectives.</w:t>
      </w:r>
    </w:p>
    <w:p w14:paraId="67934066" w14:textId="77777777" w:rsidR="003928B5" w:rsidRDefault="003928B5">
      <w:pPr>
        <w:pStyle w:val="Normal1"/>
        <w:widowControl w:val="0"/>
      </w:pPr>
    </w:p>
    <w:p w14:paraId="171A6F69" w14:textId="77777777" w:rsidR="003928B5" w:rsidRDefault="00F83555">
      <w:pPr>
        <w:pStyle w:val="Normal1"/>
        <w:widowControl w:val="0"/>
      </w:pPr>
      <w:r>
        <w:lastRenderedPageBreak/>
        <w:t xml:space="preserve">Let’s explore our example again to identify some other benefits business architecture provides in the context of business requirements. Assume that </w:t>
      </w:r>
      <w:proofErr w:type="gramStart"/>
      <w:r>
        <w:t>the previously referenced business capabilities are used by an insurance division to assess policy risks under the context of a different value stream, yet this is not clear to anyone on the original project</w:t>
      </w:r>
      <w:proofErr w:type="gramEnd"/>
      <w:r>
        <w:t>. Efforts to improve these capabilities within a loan approval context may also satisfy improvements to these same capabilities for the insurance division. The business architecture can be used to identify that these same capabilities enable other value streams and are tied to other business units. As a result, the aforementioned framework allows another project team, working on an insurance upgrade, to quickly refer back to and reuse these business requirements. In this way, business architecture serves as a cornerstone for establishing business requirements as reusable artifacts on a larger scale.</w:t>
      </w:r>
      <w:ins w:id="317" w:author="Alex Randell" w:date="2014-03-20T05:46:00Z">
        <w:r w:rsidR="00DF15BC">
          <w:t xml:space="preserve"> </w:t>
        </w:r>
      </w:ins>
      <w:moveToRangeStart w:id="318" w:author="Alex Randell" w:date="2014-03-20T05:46:00Z" w:name="move383057726"/>
      <w:moveTo w:id="319" w:author="Alex Randell" w:date="2014-03-20T05:46:00Z">
        <w:r w:rsidR="00DF15BC">
          <w:t>This in turn can save time on related or similar issues that arise and provide a reference point as to what was done to meet certain business objectives within the context of a given business strategy on a business-wide basis.</w:t>
        </w:r>
      </w:moveTo>
      <w:moveToRangeEnd w:id="318"/>
    </w:p>
    <w:p w14:paraId="6C30C743" w14:textId="77777777" w:rsidR="003928B5" w:rsidRDefault="003928B5">
      <w:pPr>
        <w:pStyle w:val="Normal1"/>
        <w:widowControl w:val="0"/>
      </w:pPr>
    </w:p>
    <w:p w14:paraId="2659576B" w14:textId="77777777" w:rsidR="003928B5" w:rsidRDefault="00F83555">
      <w:pPr>
        <w:pStyle w:val="Normal1"/>
        <w:widowControl w:val="0"/>
      </w:pPr>
      <w:commentRangeStart w:id="320"/>
      <w:del w:id="321" w:author="Alex Randell" w:date="2014-03-20T05:46:00Z">
        <w:r w:rsidDel="00DF15BC">
          <w:delText>The</w:delText>
        </w:r>
      </w:del>
      <w:commentRangeEnd w:id="320"/>
      <w:r w:rsidR="00DF15BC">
        <w:rPr>
          <w:rStyle w:val="CommentReference"/>
          <w:rFonts w:asciiTheme="minorHAnsi" w:eastAsiaTheme="minorEastAsia" w:hAnsiTheme="minorHAnsi" w:cstheme="minorBidi"/>
          <w:color w:val="auto"/>
        </w:rPr>
        <w:commentReference w:id="320"/>
      </w:r>
      <w:del w:id="322" w:author="Alex Randell" w:date="2014-03-20T05:46:00Z">
        <w:r w:rsidDel="00DF15BC">
          <w:delText xml:space="preserve"> overall framework provides a way to trace strategic objectives through various views of the business including value, stakeholder, capability, organization and initiative. Given that requirements are currently not well bounded or tied to a specific business scope, this establishes business requirements as reusable artifacts that contribute to the institutionalized knowledge base for a given business. </w:delText>
        </w:r>
      </w:del>
      <w:moveFromRangeStart w:id="323" w:author="Alex Randell" w:date="2014-03-20T05:46:00Z" w:name="move383057726"/>
      <w:moveFrom w:id="324" w:author="Alex Randell" w:date="2014-03-20T05:46:00Z">
        <w:r w:rsidDel="00DF15BC">
          <w:t>This in turn can save time on related or similar issues that arise and provide a reference point as to what was done to meet certain business objectives within the context of a given business strategy on a business-wide basis.</w:t>
        </w:r>
      </w:moveFrom>
      <w:moveFromRangeEnd w:id="323"/>
    </w:p>
    <w:p w14:paraId="4C7B63EF" w14:textId="77777777" w:rsidR="003928B5" w:rsidRDefault="003928B5">
      <w:pPr>
        <w:pStyle w:val="Normal1"/>
        <w:widowControl w:val="0"/>
      </w:pPr>
    </w:p>
    <w:p w14:paraId="34B5AD47" w14:textId="77777777" w:rsidR="003928B5" w:rsidRDefault="00F83555">
      <w:pPr>
        <w:pStyle w:val="Normal1"/>
        <w:widowControl w:val="0"/>
      </w:pPr>
      <w:r>
        <w:rPr>
          <w:b/>
        </w:rPr>
        <w:t>Using Business Architecture to Derive and Drive Business Requirements Analysis</w:t>
      </w:r>
    </w:p>
    <w:p w14:paraId="38C55463" w14:textId="77777777" w:rsidR="003928B5" w:rsidRDefault="00F83555">
      <w:pPr>
        <w:pStyle w:val="Normal1"/>
        <w:widowControl w:val="0"/>
      </w:pPr>
      <w:commentRangeStart w:id="325"/>
      <w:r>
        <w:t>In</w:t>
      </w:r>
      <w:commentRangeEnd w:id="325"/>
      <w:r w:rsidR="00DF15BC">
        <w:rPr>
          <w:rStyle w:val="CommentReference"/>
          <w:rFonts w:asciiTheme="minorHAnsi" w:eastAsiaTheme="minorEastAsia" w:hAnsiTheme="minorHAnsi" w:cstheme="minorBidi"/>
          <w:color w:val="auto"/>
        </w:rPr>
        <w:commentReference w:id="325"/>
      </w:r>
      <w:r>
        <w:t xml:space="preserve"> addition to using business architecture as a framework for tying requirements to key aspects of the business and subsequent business requirements, business architecture provides the ability to help drive and derive requirements. Consider our previous example of the loan value stream. The business has “heat mapped” the value stream stages and more importantly the capabilities. Red means the capability is significantly problematic. Let’s assume that the </w:t>
      </w:r>
      <w:r w:rsidRPr="00AD1B58">
        <w:rPr>
          <w:i/>
        </w:rPr>
        <w:t>Account Risk Rating</w:t>
      </w:r>
      <w:r>
        <w:t xml:space="preserve">, </w:t>
      </w:r>
      <w:r w:rsidRPr="00AD1B58">
        <w:rPr>
          <w:i/>
        </w:rPr>
        <w:t>Customer Risk Rating</w:t>
      </w:r>
      <w:r>
        <w:t xml:space="preserve"> and </w:t>
      </w:r>
      <w:r w:rsidRPr="00AD1B58">
        <w:rPr>
          <w:i/>
        </w:rPr>
        <w:t>Aggregate Risk Rating</w:t>
      </w:r>
      <w:r>
        <w:t xml:space="preserve"> capabilities are red, meaning that are in severe distress. Other capabilities involved in this project may be green (not a </w:t>
      </w:r>
      <w:commentRangeStart w:id="326"/>
      <w:r>
        <w:t>problem</w:t>
      </w:r>
      <w:commentRangeEnd w:id="326"/>
      <w:r w:rsidR="00DF15BC">
        <w:rPr>
          <w:rStyle w:val="CommentReference"/>
          <w:rFonts w:asciiTheme="minorHAnsi" w:eastAsiaTheme="minorEastAsia" w:hAnsiTheme="minorHAnsi" w:cstheme="minorBidi"/>
          <w:color w:val="auto"/>
        </w:rPr>
        <w:commentReference w:id="326"/>
      </w:r>
      <w:r>
        <w:t xml:space="preserve">). </w:t>
      </w:r>
    </w:p>
    <w:p w14:paraId="05431A68" w14:textId="77777777" w:rsidR="003928B5" w:rsidRDefault="003928B5">
      <w:pPr>
        <w:pStyle w:val="Normal1"/>
        <w:widowControl w:val="0"/>
      </w:pPr>
    </w:p>
    <w:p w14:paraId="7A58C359" w14:textId="77777777" w:rsidR="003928B5" w:rsidRDefault="00F83555">
      <w:pPr>
        <w:pStyle w:val="Normal1"/>
        <w:widowControl w:val="0"/>
      </w:pPr>
      <w:r>
        <w:t>Therefore, the requirements would focus on these red capabilities first. Impact analysis and other metrics tied to a given business architecture perspective, often bound by a given business strategy, provide a basis for prioritizing and focusing requirements on the highest impact, most problematic areas of the business. Value stream stage heat mapping offers similar insights.</w:t>
      </w:r>
    </w:p>
    <w:p w14:paraId="3A4B16AF" w14:textId="77777777" w:rsidR="003928B5" w:rsidRDefault="00F83555">
      <w:pPr>
        <w:pStyle w:val="Normal1"/>
        <w:widowControl w:val="0"/>
      </w:pPr>
      <w:r>
        <w:t>We can see that business architecture not only provides a framework for scoping, defining and tracing business requirements across the business, but also provides a basis for prioritizing and focusing requirements efforts. This two phased approach to scoping, organizing and prioritizing requirements, ensuring reuse across the business as well as long-term business knowledge capture, essentially show how business architecture and business requirements analysis are not just casually linked but critically interwove.</w:t>
      </w:r>
    </w:p>
    <w:p w14:paraId="6DB1FA08" w14:textId="77777777" w:rsidR="003928B5" w:rsidRDefault="003928B5">
      <w:pPr>
        <w:pStyle w:val="Normal1"/>
        <w:widowControl w:val="0"/>
      </w:pPr>
    </w:p>
    <w:p w14:paraId="5FD20987" w14:textId="77777777" w:rsidR="003928B5" w:rsidRPr="00AD1B58" w:rsidRDefault="00393961">
      <w:pPr>
        <w:pStyle w:val="Normal1"/>
        <w:widowControl w:val="0"/>
        <w:rPr>
          <w:i/>
        </w:rPr>
      </w:pPr>
      <w:r w:rsidRPr="00AD1B58">
        <w:rPr>
          <w:b/>
          <w:i/>
        </w:rPr>
        <w:t xml:space="preserve">Section 5: </w:t>
      </w:r>
      <w:r w:rsidR="00F83555" w:rsidRPr="00AD1B58">
        <w:rPr>
          <w:b/>
          <w:i/>
        </w:rPr>
        <w:t>Conclusion</w:t>
      </w:r>
    </w:p>
    <w:p w14:paraId="17C46D5E" w14:textId="77777777" w:rsidR="003928B5" w:rsidRDefault="008379B3">
      <w:pPr>
        <w:pStyle w:val="Normal1"/>
        <w:widowControl w:val="0"/>
      </w:pPr>
      <w:r>
        <w:t>With all of the tracking and management abilities that have evolved over the past decades, the ability effectively derive, trace, and reuse business requirements has remained in its infancy. The previously cited statistics regarding requirements being the source of lost investments and project failures demonstrates that a fresh perspective is required. Business architecture provides this framework b</w:t>
      </w:r>
      <w:r w:rsidR="00BD3C71">
        <w:t xml:space="preserve">y offering insightful, consistent perspectives of the business from a variety of perspectives that are essential to managing, understanding, deriving, and reusing </w:t>
      </w:r>
      <w:r w:rsidR="00BD3C71">
        <w:lastRenderedPageBreak/>
        <w:t xml:space="preserve">business requirements. </w:t>
      </w:r>
    </w:p>
    <w:p w14:paraId="65A46326" w14:textId="77777777" w:rsidR="00BD3C71" w:rsidRDefault="00BD3C71">
      <w:pPr>
        <w:pStyle w:val="Normal1"/>
        <w:widowControl w:val="0"/>
      </w:pPr>
    </w:p>
    <w:p w14:paraId="6E7C84E4" w14:textId="77777777" w:rsidR="00BD3C71" w:rsidRDefault="00BD3C71">
      <w:pPr>
        <w:pStyle w:val="Normal1"/>
        <w:widowControl w:val="0"/>
      </w:pPr>
      <w:r>
        <w:t xml:space="preserve">Business architecture complements other disciplines. A number of major projects are underway that effectively leverage business architecture alongside various other frameworks and disciplines, including the use of agile. Without business architecture, however, these projects would </w:t>
      </w:r>
      <w:del w:id="327" w:author="Whynde Melaragno" w:date="2014-03-19T00:43:00Z">
        <w:r w:rsidDel="00A5566C">
          <w:delText xml:space="preserve">be </w:delText>
        </w:r>
      </w:del>
      <w:ins w:id="328" w:author="Whynde Melaragno" w:date="2014-03-19T00:43:00Z">
        <w:r w:rsidR="00A5566C">
          <w:t xml:space="preserve">have </w:t>
        </w:r>
      </w:ins>
      <w:r>
        <w:t xml:space="preserve">many of the disadvantages cited in this paper, and run the risk of becoming another failure statistic in the long line of challenged projects and investment disappointments. </w:t>
      </w:r>
      <w:ins w:id="329" w:author="Alex Randell" w:date="2014-03-20T05:49:00Z">
        <w:r w:rsidR="00DF15BC">
          <w:t xml:space="preserve">Implementation and use of a business architecture framework provides a major step forward in avoiding these </w:t>
        </w:r>
      </w:ins>
      <w:ins w:id="330" w:author="Alex Randell" w:date="2014-03-20T05:50:00Z">
        <w:r w:rsidR="00DF15BC">
          <w:t>issues</w:t>
        </w:r>
      </w:ins>
      <w:ins w:id="331" w:author="Alex Randell" w:date="2014-03-20T05:49:00Z">
        <w:r w:rsidR="00DF15BC">
          <w:t xml:space="preserve"> and driving project and business </w:t>
        </w:r>
        <w:commentRangeStart w:id="332"/>
        <w:r w:rsidR="00DF15BC">
          <w:t>success</w:t>
        </w:r>
      </w:ins>
      <w:commentRangeEnd w:id="332"/>
      <w:ins w:id="333" w:author="Alex Randell" w:date="2014-03-20T05:50:00Z">
        <w:r w:rsidR="00DF15BC">
          <w:rPr>
            <w:rStyle w:val="CommentReference"/>
            <w:rFonts w:asciiTheme="minorHAnsi" w:eastAsiaTheme="minorEastAsia" w:hAnsiTheme="minorHAnsi" w:cstheme="minorBidi"/>
            <w:color w:val="auto"/>
          </w:rPr>
          <w:commentReference w:id="332"/>
        </w:r>
      </w:ins>
      <w:ins w:id="334" w:author="Alex Randell" w:date="2014-03-20T05:49:00Z">
        <w:r w:rsidR="00DF15BC">
          <w:t>.</w:t>
        </w:r>
      </w:ins>
    </w:p>
    <w:p w14:paraId="3A0301BC" w14:textId="77777777" w:rsidR="003928B5" w:rsidRDefault="003928B5">
      <w:pPr>
        <w:pStyle w:val="Normal1"/>
        <w:widowControl w:val="0"/>
      </w:pPr>
    </w:p>
    <w:p w14:paraId="20665A26" w14:textId="77777777" w:rsidR="0036354B" w:rsidRDefault="0036354B">
      <w:pPr>
        <w:pStyle w:val="Normal1"/>
        <w:widowControl w:val="0"/>
        <w:rPr>
          <w:u w:val="single"/>
        </w:rPr>
      </w:pPr>
    </w:p>
    <w:p w14:paraId="119D16E9" w14:textId="77777777" w:rsidR="0036354B" w:rsidRDefault="0036354B">
      <w:pPr>
        <w:pStyle w:val="Normal1"/>
        <w:widowControl w:val="0"/>
        <w:rPr>
          <w:u w:val="single"/>
        </w:rPr>
      </w:pPr>
    </w:p>
    <w:p w14:paraId="52849779" w14:textId="77777777" w:rsidR="0036354B" w:rsidRDefault="0036354B">
      <w:pPr>
        <w:pStyle w:val="Normal1"/>
        <w:widowControl w:val="0"/>
        <w:rPr>
          <w:u w:val="single"/>
        </w:rPr>
      </w:pPr>
    </w:p>
    <w:p w14:paraId="43B3EAF4" w14:textId="77777777" w:rsidR="0036354B" w:rsidRDefault="0036354B">
      <w:pPr>
        <w:pStyle w:val="Normal1"/>
        <w:widowControl w:val="0"/>
        <w:rPr>
          <w:u w:val="single"/>
        </w:rPr>
      </w:pPr>
    </w:p>
    <w:p w14:paraId="68495EFE" w14:textId="77777777" w:rsidR="00444F04" w:rsidRPr="00AD1B58" w:rsidRDefault="00F83555">
      <w:pPr>
        <w:pStyle w:val="Normal1"/>
        <w:widowControl w:val="0"/>
        <w:rPr>
          <w:i/>
          <w:szCs w:val="22"/>
        </w:rPr>
      </w:pPr>
      <w:r>
        <w:rPr>
          <w:u w:val="single"/>
        </w:rPr>
        <w:t>References:</w:t>
      </w:r>
    </w:p>
    <w:sectPr w:rsidR="00444F04" w:rsidRPr="00AD1B58" w:rsidSect="00E52CF7">
      <w:footerReference w:type="default" r:id="rId11"/>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0" w:author="Alex Randell" w:date="2014-03-20T05:54:00Z" w:initials="ALR">
    <w:p w14:paraId="7AB3EDB1" w14:textId="77777777" w:rsidR="00DD18A1" w:rsidRDefault="00DD18A1">
      <w:pPr>
        <w:pStyle w:val="CommentText"/>
      </w:pPr>
      <w:r>
        <w:rPr>
          <w:rStyle w:val="CommentReference"/>
        </w:rPr>
        <w:annotationRef/>
      </w:r>
      <w:r>
        <w:t>While we want to start strong, I don’t think we want to start as divisive as this statement would be. It won’t engage people who use BAs, but rather put them off.</w:t>
      </w:r>
    </w:p>
  </w:comment>
  <w:comment w:id="79" w:author="Whynde Melaragno" w:date="2014-03-20T05:54:00Z" w:initials="WM">
    <w:p w14:paraId="63B2ABB7" w14:textId="77777777" w:rsidR="00E34D5F" w:rsidRDefault="00E34D5F">
      <w:pPr>
        <w:pStyle w:val="CommentText"/>
      </w:pPr>
      <w:r>
        <w:rPr>
          <w:rStyle w:val="CommentReference"/>
        </w:rPr>
        <w:annotationRef/>
      </w:r>
      <w:r>
        <w:t>In this section, as a reader I’m looking for</w:t>
      </w:r>
      <w:r w:rsidR="00D10D12">
        <w:t xml:space="preserve"> the following at a minimum</w:t>
      </w:r>
      <w:r>
        <w:t>:</w:t>
      </w:r>
    </w:p>
    <w:p w14:paraId="5872749B" w14:textId="77777777" w:rsidR="00E34D5F" w:rsidRDefault="00E34D5F" w:rsidP="00E34D5F">
      <w:pPr>
        <w:pStyle w:val="CommentText"/>
        <w:numPr>
          <w:ilvl w:val="0"/>
          <w:numId w:val="8"/>
        </w:numPr>
      </w:pPr>
      <w:r>
        <w:t>What is Business Architecture (covered)</w:t>
      </w:r>
    </w:p>
    <w:p w14:paraId="39F03214" w14:textId="77777777" w:rsidR="00E34D5F" w:rsidRDefault="00E34D5F" w:rsidP="00E34D5F">
      <w:pPr>
        <w:pStyle w:val="CommentText"/>
        <w:numPr>
          <w:ilvl w:val="0"/>
          <w:numId w:val="8"/>
        </w:numPr>
      </w:pPr>
      <w:r>
        <w:t>What are Business Requirements as we’re defining them here (I do not see th</w:t>
      </w:r>
      <w:r w:rsidR="00D10D12">
        <w:t>is here</w:t>
      </w:r>
      <w:r>
        <w:t>)</w:t>
      </w:r>
    </w:p>
    <w:p w14:paraId="4EBE05F4" w14:textId="77777777" w:rsidR="00E34D5F" w:rsidRDefault="00D10D12" w:rsidP="00E34D5F">
      <w:pPr>
        <w:pStyle w:val="CommentText"/>
        <w:numPr>
          <w:ilvl w:val="0"/>
          <w:numId w:val="8"/>
        </w:numPr>
      </w:pPr>
      <w:r>
        <w:t>The relationship between the disciplines (two separate ones—covered)</w:t>
      </w:r>
    </w:p>
    <w:p w14:paraId="6AF72F90" w14:textId="77777777" w:rsidR="00D10D12" w:rsidRDefault="00D10D12" w:rsidP="00D10D12">
      <w:pPr>
        <w:pStyle w:val="CommentText"/>
      </w:pPr>
    </w:p>
    <w:p w14:paraId="27E8A3EC" w14:textId="77777777" w:rsidR="00D10D12" w:rsidRDefault="00D10D12" w:rsidP="00D10D12">
      <w:pPr>
        <w:pStyle w:val="CommentText"/>
      </w:pPr>
    </w:p>
  </w:comment>
  <w:comment w:id="80" w:author="Alex Randell" w:date="2014-03-20T05:54:00Z" w:initials="ALR">
    <w:p w14:paraId="22E54AE9" w14:textId="77777777" w:rsidR="005A3790" w:rsidRDefault="005A3790">
      <w:pPr>
        <w:pStyle w:val="CommentText"/>
      </w:pPr>
      <w:r>
        <w:rPr>
          <w:rStyle w:val="CommentReference"/>
        </w:rPr>
        <w:annotationRef/>
      </w:r>
      <w:r>
        <w:t>See inserted paragraph below</w:t>
      </w:r>
    </w:p>
  </w:comment>
  <w:comment w:id="132" w:author="Whynde Melaragno" w:date="2014-03-20T05:54:00Z" w:initials="WM">
    <w:p w14:paraId="51778CA2" w14:textId="77777777" w:rsidR="00D63DCB" w:rsidRDefault="00D63DCB">
      <w:pPr>
        <w:pStyle w:val="CommentText"/>
      </w:pPr>
      <w:r>
        <w:rPr>
          <w:rStyle w:val="CommentReference"/>
        </w:rPr>
        <w:annotationRef/>
      </w:r>
      <w:r>
        <w:rPr>
          <w:rStyle w:val="CommentReference"/>
        </w:rPr>
        <w:t>This is fine as is</w:t>
      </w:r>
      <w:r>
        <w:t>, but I might say “share some similarities” as I think it’s more than the just the name.</w:t>
      </w:r>
    </w:p>
  </w:comment>
  <w:comment w:id="134" w:author="Alex Randell" w:date="2014-03-20T05:54:00Z" w:initials="ALR">
    <w:p w14:paraId="725B0155" w14:textId="77777777" w:rsidR="005A3790" w:rsidRDefault="005A3790">
      <w:pPr>
        <w:pStyle w:val="CommentText"/>
      </w:pPr>
      <w:r>
        <w:rPr>
          <w:rStyle w:val="CommentReference"/>
        </w:rPr>
        <w:annotationRef/>
      </w:r>
      <w:r>
        <w:t>Done</w:t>
      </w:r>
    </w:p>
  </w:comment>
  <w:comment w:id="150" w:author="Whynde Melaragno" w:date="2014-03-20T05:54:00Z" w:initials="WM">
    <w:p w14:paraId="284F1BF5" w14:textId="77777777" w:rsidR="00D63DCB" w:rsidRDefault="00D63DCB">
      <w:pPr>
        <w:pStyle w:val="CommentText"/>
      </w:pPr>
      <w:r>
        <w:rPr>
          <w:rStyle w:val="CommentReference"/>
        </w:rPr>
        <w:annotationRef/>
      </w:r>
      <w:r>
        <w:t>Can we say IT architects instead?  Could apply to app archs or data archs…</w:t>
      </w:r>
    </w:p>
  </w:comment>
  <w:comment w:id="152" w:author="Whynde Melaragno" w:date="2014-03-20T05:54:00Z" w:initials="WM">
    <w:p w14:paraId="7DF04610" w14:textId="77777777" w:rsidR="00D63DCB" w:rsidRDefault="00D63DCB">
      <w:pPr>
        <w:pStyle w:val="CommentText"/>
      </w:pPr>
      <w:r>
        <w:rPr>
          <w:rStyle w:val="CommentReference"/>
        </w:rPr>
        <w:annotationRef/>
      </w:r>
      <w:r>
        <w:t>Sentence could probably use a bit more help…I just thought they assist people to get clarity of thought, versus provide it…I like decision-making as a key value to execs, but feel free to remove if it’s not helping.</w:t>
      </w:r>
      <w:r w:rsidR="006B0FA2">
        <w:t xml:space="preserve"> (ALR – moved and reworded)</w:t>
      </w:r>
    </w:p>
  </w:comment>
  <w:comment w:id="167" w:author="Whynde Melaragno" w:date="2014-03-20T05:54:00Z" w:initials="WM">
    <w:p w14:paraId="05BCDFA2" w14:textId="77777777" w:rsidR="006B0FA2" w:rsidRDefault="006A2E62" w:rsidP="006A2E62">
      <w:pPr>
        <w:pStyle w:val="CommentText"/>
      </w:pPr>
      <w:r>
        <w:rPr>
          <w:rStyle w:val="CommentReference"/>
        </w:rPr>
        <w:annotationRef/>
      </w:r>
    </w:p>
    <w:p w14:paraId="39DBFB3B" w14:textId="77777777" w:rsidR="006B0FA2" w:rsidRDefault="006B0FA2" w:rsidP="006A2E62">
      <w:pPr>
        <w:pStyle w:val="CommentText"/>
      </w:pPr>
      <w:r>
        <w:t>(</w:t>
      </w:r>
      <w:proofErr w:type="gramStart"/>
      <w:r>
        <w:t>ALR)</w:t>
      </w:r>
      <w:proofErr w:type="gramEnd"/>
      <w:r>
        <w:t>Reworded and moved</w:t>
      </w:r>
    </w:p>
    <w:p w14:paraId="4741D4CF" w14:textId="77777777" w:rsidR="006B0FA2" w:rsidRDefault="006A2E62" w:rsidP="006A2E62">
      <w:pPr>
        <w:pStyle w:val="CommentText"/>
      </w:pPr>
      <w:r>
        <w:rPr>
          <w:rStyle w:val="CommentReference"/>
        </w:rPr>
        <w:annotationRef/>
      </w:r>
    </w:p>
    <w:p w14:paraId="438DE2E3" w14:textId="77777777" w:rsidR="006A2E62" w:rsidRDefault="006A2E62" w:rsidP="006A2E62">
      <w:pPr>
        <w:pStyle w:val="CommentText"/>
      </w:pPr>
      <w:r>
        <w:t>This is a great point—Bus arch helps us to identify the gaps (e.g. value stream stages &amp; capability intersection) and bus reqs help us to translate them into something more actionable.  Two thoughts…</w:t>
      </w:r>
    </w:p>
    <w:p w14:paraId="35460890" w14:textId="77777777" w:rsidR="006A2E62" w:rsidRDefault="006A2E62" w:rsidP="006A2E62">
      <w:pPr>
        <w:pStyle w:val="CommentText"/>
        <w:numPr>
          <w:ilvl w:val="0"/>
          <w:numId w:val="9"/>
        </w:numPr>
      </w:pPr>
      <w:r>
        <w:t xml:space="preserve">Are the items we list here (scenarios, services, etc.) what we are categorizing as “business requirements?”  If so, we may want to just call that out directly and a little earlier in this section.   I look at the list similarly, but might add some other things like use cases. </w:t>
      </w:r>
    </w:p>
    <w:p w14:paraId="5AC35DF1" w14:textId="77777777" w:rsidR="006A2E62" w:rsidRDefault="006A2E62" w:rsidP="006A2E62">
      <w:pPr>
        <w:pStyle w:val="CommentText"/>
        <w:numPr>
          <w:ilvl w:val="0"/>
          <w:numId w:val="9"/>
        </w:numPr>
      </w:pPr>
      <w:r>
        <w:t xml:space="preserve"> While I really like this point, just from a structural standpoint, I am wondering if there are other things we add here.  I’m looking to get my brain around a clear list of what does bus arch provide to reqs and what do reqs provide do bus arch.  I think all the content is all </w:t>
      </w:r>
      <w:proofErr w:type="gramStart"/>
      <w:r>
        <w:t>here,</w:t>
      </w:r>
      <w:proofErr w:type="gramEnd"/>
      <w:r>
        <w:t xml:space="preserve"> I just need to piece it together a bit.</w:t>
      </w:r>
    </w:p>
  </w:comment>
  <w:comment w:id="171" w:author="Whynde Melaragno" w:date="2014-03-20T05:54:00Z" w:initials="WM">
    <w:p w14:paraId="13F7DA65" w14:textId="77777777" w:rsidR="006A2E62" w:rsidRDefault="006A2E62">
      <w:pPr>
        <w:pStyle w:val="CommentText"/>
      </w:pPr>
      <w:r>
        <w:rPr>
          <w:rStyle w:val="CommentReference"/>
        </w:rPr>
        <w:annotationRef/>
      </w:r>
      <w:r>
        <w:t>Do we mean bus arch or req mgt?  We just referred to both, so maybe call out to be clear.</w:t>
      </w:r>
    </w:p>
  </w:comment>
  <w:comment w:id="180" w:author="Alex Randell" w:date="2014-03-20T05:54:00Z" w:initials="ALR">
    <w:p w14:paraId="26820120" w14:textId="77777777" w:rsidR="006B0FA2" w:rsidRDefault="006B0FA2" w:rsidP="006B0FA2">
      <w:pPr>
        <w:pStyle w:val="CommentText"/>
      </w:pPr>
      <w:r>
        <w:rPr>
          <w:rStyle w:val="CommentReference"/>
        </w:rPr>
        <w:annotationRef/>
      </w:r>
      <w:r>
        <w:t>Done</w:t>
      </w:r>
    </w:p>
  </w:comment>
  <w:comment w:id="181" w:author="Alex Randell" w:date="2014-03-20T05:54:00Z" w:initials="ALR">
    <w:p w14:paraId="6471F773" w14:textId="77777777" w:rsidR="006B0FA2" w:rsidRDefault="006B0FA2" w:rsidP="006B0FA2">
      <w:pPr>
        <w:pStyle w:val="CommentText"/>
      </w:pPr>
      <w:r>
        <w:rPr>
          <w:rStyle w:val="CommentReference"/>
        </w:rPr>
        <w:annotationRef/>
      </w:r>
      <w:r>
        <w:t>Done</w:t>
      </w:r>
    </w:p>
  </w:comment>
  <w:comment w:id="183" w:author="Whynde Melaragno" w:date="2014-03-20T05:54:00Z" w:initials="WM">
    <w:p w14:paraId="032ED3EB" w14:textId="77777777" w:rsidR="003C7CD1" w:rsidRDefault="003C7CD1">
      <w:pPr>
        <w:pStyle w:val="CommentText"/>
      </w:pPr>
      <w:r>
        <w:rPr>
          <w:rStyle w:val="CommentReference"/>
        </w:rPr>
        <w:annotationRef/>
      </w:r>
      <w:r>
        <w:t>Just to be simpler</w:t>
      </w:r>
    </w:p>
  </w:comment>
  <w:comment w:id="188" w:author="Whynde Melaragno" w:date="2014-03-20T05:54:00Z" w:initials="WM">
    <w:p w14:paraId="36848961" w14:textId="77777777" w:rsidR="008850A6" w:rsidRDefault="008850A6">
      <w:pPr>
        <w:pStyle w:val="CommentText"/>
      </w:pPr>
      <w:r>
        <w:rPr>
          <w:rStyle w:val="CommentReference"/>
        </w:rPr>
        <w:annotationRef/>
      </w:r>
      <w:r>
        <w:t>I think we could cause confusing by saying that capabilities come out of req mgt…just want to keep the outputs of bus arch very clear and distinct.</w:t>
      </w:r>
    </w:p>
    <w:p w14:paraId="1597321F" w14:textId="77777777" w:rsidR="00E1755A" w:rsidRDefault="00E1755A">
      <w:pPr>
        <w:pStyle w:val="CommentText"/>
      </w:pPr>
      <w:r>
        <w:t>ALR - fixed</w:t>
      </w:r>
    </w:p>
  </w:comment>
  <w:comment w:id="197" w:author="Whynde Melaragno" w:date="2014-03-20T05:54:00Z" w:initials="WM">
    <w:p w14:paraId="646A9E9C" w14:textId="77777777" w:rsidR="008850A6" w:rsidRDefault="008850A6">
      <w:pPr>
        <w:pStyle w:val="CommentText"/>
      </w:pPr>
      <w:r>
        <w:rPr>
          <w:rStyle w:val="CommentReference"/>
        </w:rPr>
        <w:annotationRef/>
      </w:r>
      <w:r>
        <w:t>I’m not exactly sure what we mean by modeling here (e.g. the bus arch mapping)?  It feels a little out of context (and also the reference to bus arch versus bus analyst without elaborating) or just needs a few more words to clarify.</w:t>
      </w:r>
    </w:p>
  </w:comment>
  <w:comment w:id="198" w:author="Alex Randell" w:date="2014-03-20T05:54:00Z" w:initials="ALR">
    <w:p w14:paraId="6953AE38" w14:textId="77777777" w:rsidR="00E1755A" w:rsidRDefault="00E1755A">
      <w:pPr>
        <w:pStyle w:val="CommentText"/>
      </w:pPr>
      <w:r>
        <w:rPr>
          <w:rStyle w:val="CommentReference"/>
        </w:rPr>
        <w:annotationRef/>
      </w:r>
      <w:r>
        <w:t>I deleted this – I feel like the point of the paragraph was unclear and a course change in the flow of the paper. Reused some of the sentences in the next paragraph</w:t>
      </w:r>
    </w:p>
  </w:comment>
  <w:comment w:id="207" w:author="Whynde Melaragno" w:date="2014-03-20T05:54:00Z" w:initials="WM">
    <w:p w14:paraId="4A4F9B98" w14:textId="77777777" w:rsidR="008850A6" w:rsidRDefault="008850A6">
      <w:pPr>
        <w:pStyle w:val="CommentText"/>
      </w:pPr>
      <w:r>
        <w:rPr>
          <w:rStyle w:val="CommentReference"/>
        </w:rPr>
        <w:annotationRef/>
      </w:r>
      <w:r>
        <w:t>To my question about how we are defining “requirement” in this paper, here are some more artifacts.</w:t>
      </w:r>
    </w:p>
    <w:p w14:paraId="6B10FCB8" w14:textId="77777777" w:rsidR="00E1755A" w:rsidRDefault="00E1755A">
      <w:pPr>
        <w:pStyle w:val="CommentText"/>
      </w:pPr>
      <w:r>
        <w:t>(ALR – deleted as we stated it earlier)</w:t>
      </w:r>
    </w:p>
  </w:comment>
  <w:comment w:id="238" w:author="Alex Randell" w:date="2014-03-20T05:54:00Z" w:initials="ALR">
    <w:p w14:paraId="05BC0B45" w14:textId="77777777" w:rsidR="00E1755A" w:rsidRDefault="00E1755A">
      <w:pPr>
        <w:pStyle w:val="CommentText"/>
      </w:pPr>
      <w:r>
        <w:rPr>
          <w:rStyle w:val="CommentReference"/>
        </w:rPr>
        <w:annotationRef/>
      </w:r>
      <w:r>
        <w:t>We already stated this above, so I shortened for brevity.</w:t>
      </w:r>
    </w:p>
  </w:comment>
  <w:comment w:id="242" w:author="Alex Randell" w:date="2014-03-20T05:54:00Z" w:initials="ALR">
    <w:p w14:paraId="1A090340" w14:textId="77777777" w:rsidR="004524F3" w:rsidRDefault="004524F3">
      <w:pPr>
        <w:pStyle w:val="CommentText"/>
      </w:pPr>
      <w:r>
        <w:rPr>
          <w:rStyle w:val="CommentReference"/>
        </w:rPr>
        <w:annotationRef/>
      </w:r>
      <w:r>
        <w:t>Already stated this in section 3</w:t>
      </w:r>
    </w:p>
  </w:comment>
  <w:comment w:id="274" w:author="Whynde Melaragno" w:date="2014-03-20T05:54:00Z" w:initials="WM">
    <w:p w14:paraId="66CE7607" w14:textId="77777777" w:rsidR="00F907C9" w:rsidRDefault="00F907C9">
      <w:pPr>
        <w:pStyle w:val="CommentText"/>
      </w:pPr>
      <w:r>
        <w:rPr>
          <w:rStyle w:val="CommentReference"/>
        </w:rPr>
        <w:annotationRef/>
      </w:r>
      <w:r>
        <w:t>This is great, very clear</w:t>
      </w:r>
    </w:p>
  </w:comment>
  <w:comment w:id="276" w:author="Alex Randell" w:date="2014-03-20T05:54:00Z" w:initials="ALR">
    <w:p w14:paraId="1992EB33" w14:textId="77777777" w:rsidR="004524F3" w:rsidRDefault="004524F3">
      <w:pPr>
        <w:pStyle w:val="CommentText"/>
      </w:pPr>
      <w:r>
        <w:rPr>
          <w:rStyle w:val="CommentReference"/>
        </w:rPr>
        <w:annotationRef/>
      </w:r>
      <w:r>
        <w:t>I simply reworded so we didn’t say “more… more… more… more… more…”</w:t>
      </w:r>
    </w:p>
  </w:comment>
  <w:comment w:id="275" w:author="Whynde Melaragno" w:date="2014-03-20T05:54:00Z" w:initials="WM">
    <w:p w14:paraId="3455B249" w14:textId="77777777" w:rsidR="00F907C9" w:rsidRDefault="00F907C9">
      <w:pPr>
        <w:pStyle w:val="CommentText"/>
      </w:pPr>
      <w:r>
        <w:rPr>
          <w:rStyle w:val="CommentReference"/>
        </w:rPr>
        <w:annotationRef/>
      </w:r>
      <w:r>
        <w:t>This is great, very clear</w:t>
      </w:r>
    </w:p>
  </w:comment>
  <w:comment w:id="309" w:author="Whynde Melaragno" w:date="2014-03-20T05:54:00Z" w:initials="WM">
    <w:p w14:paraId="56A55B2E" w14:textId="77777777" w:rsidR="00FA2254" w:rsidRDefault="00FA2254">
      <w:pPr>
        <w:pStyle w:val="CommentText"/>
      </w:pPr>
      <w:r>
        <w:rPr>
          <w:rStyle w:val="CommentReference"/>
        </w:rPr>
        <w:annotationRef/>
      </w:r>
      <w:r>
        <w:t>It seems like we’ve alluded to this and described this framework in multiple places in the paper.  I see that this is the definitive section, but just an observation in case you want to consolidate a bit.</w:t>
      </w:r>
    </w:p>
  </w:comment>
  <w:comment w:id="320" w:author="Alex Randell" w:date="2014-03-20T05:54:00Z" w:initials="ALR">
    <w:p w14:paraId="20A7EA8D" w14:textId="77777777" w:rsidR="00DF15BC" w:rsidRDefault="00DF15BC">
      <w:pPr>
        <w:pStyle w:val="CommentText"/>
      </w:pPr>
      <w:r>
        <w:rPr>
          <w:rStyle w:val="CommentReference"/>
        </w:rPr>
        <w:annotationRef/>
      </w:r>
      <w:r>
        <w:t>Moved one sentence up, otherwise already stated</w:t>
      </w:r>
    </w:p>
  </w:comment>
  <w:comment w:id="325" w:author="Alex Randell" w:date="2014-03-20T05:54:00Z" w:initials="ALR">
    <w:p w14:paraId="64DDD9D8" w14:textId="77777777" w:rsidR="00DF15BC" w:rsidRDefault="00DF15BC">
      <w:pPr>
        <w:pStyle w:val="CommentText"/>
      </w:pPr>
      <w:r>
        <w:rPr>
          <w:rStyle w:val="CommentReference"/>
        </w:rPr>
        <w:annotationRef/>
      </w:r>
      <w:r>
        <w:t xml:space="preserve">This is really good. </w:t>
      </w:r>
    </w:p>
  </w:comment>
  <w:comment w:id="326" w:author="Alex Randell" w:date="2014-03-20T05:54:00Z" w:initials="ALR">
    <w:p w14:paraId="2DFB1D45" w14:textId="77777777" w:rsidR="00DF15BC" w:rsidRDefault="00DF15BC">
      <w:pPr>
        <w:pStyle w:val="CommentText"/>
      </w:pPr>
      <w:r>
        <w:rPr>
          <w:rStyle w:val="CommentReference"/>
        </w:rPr>
        <w:annotationRef/>
      </w:r>
      <w:r>
        <w:t>Do we need a diagram of this?</w:t>
      </w:r>
    </w:p>
  </w:comment>
  <w:comment w:id="332" w:author="Alex Randell" w:date="2014-03-20T05:54:00Z" w:initials="ALR">
    <w:p w14:paraId="159EA5D4" w14:textId="77777777" w:rsidR="00DF15BC" w:rsidRDefault="00DF15BC">
      <w:pPr>
        <w:pStyle w:val="CommentText"/>
      </w:pPr>
      <w:r>
        <w:rPr>
          <w:rStyle w:val="CommentReference"/>
        </w:rPr>
        <w:annotationRef/>
      </w:r>
      <w:r>
        <w:t>End on a positive!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AB3EDB1" w15:done="0"/>
  <w15:commentEx w15:paraId="27E8A3EC" w15:done="0"/>
  <w15:commentEx w15:paraId="22E54AE9" w15:done="0"/>
  <w15:commentEx w15:paraId="51778CA2" w15:done="0"/>
  <w15:commentEx w15:paraId="725B0155" w15:done="0"/>
  <w15:commentEx w15:paraId="284F1BF5" w15:done="0"/>
  <w15:commentEx w15:paraId="7DF04610" w15:done="0"/>
  <w15:commentEx w15:paraId="5AC35DF1" w15:done="0"/>
  <w15:commentEx w15:paraId="13F7DA65" w15:done="0"/>
  <w15:commentEx w15:paraId="26820120" w15:done="0"/>
  <w15:commentEx w15:paraId="6471F773" w15:done="0"/>
  <w15:commentEx w15:paraId="032ED3EB" w15:done="0"/>
  <w15:commentEx w15:paraId="1597321F" w15:done="0"/>
  <w15:commentEx w15:paraId="646A9E9C" w15:done="0"/>
  <w15:commentEx w15:paraId="6953AE38" w15:done="0"/>
  <w15:commentEx w15:paraId="6B10FCB8" w15:done="0"/>
  <w15:commentEx w15:paraId="05BC0B45" w15:done="0"/>
  <w15:commentEx w15:paraId="1A090340" w15:done="0"/>
  <w15:commentEx w15:paraId="66CE7607" w15:done="0"/>
  <w15:commentEx w15:paraId="1992EB33" w15:done="0"/>
  <w15:commentEx w15:paraId="3455B249" w15:done="0"/>
  <w15:commentEx w15:paraId="56A55B2E" w15:done="0"/>
  <w15:commentEx w15:paraId="20A7EA8D" w15:done="0"/>
  <w15:commentEx w15:paraId="64DDD9D8" w15:done="0"/>
  <w15:commentEx w15:paraId="2DFB1D45" w15:done="0"/>
  <w15:commentEx w15:paraId="159EA5D4"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836D74" w14:textId="77777777" w:rsidR="00E9439D" w:rsidRDefault="00E9439D">
      <w:r>
        <w:separator/>
      </w:r>
    </w:p>
  </w:endnote>
  <w:endnote w:type="continuationSeparator" w:id="0">
    <w:p w14:paraId="72A0E1F8" w14:textId="77777777" w:rsidR="00E9439D" w:rsidRDefault="00E9439D">
      <w:r>
        <w:continuationSeparator/>
      </w:r>
    </w:p>
  </w:endnote>
  <w:endnote w:id="1">
    <w:p w14:paraId="284BDDCB" w14:textId="77777777" w:rsidR="00771C15" w:rsidRPr="00AD1B58" w:rsidRDefault="00771C15" w:rsidP="00AD1B58">
      <w:pPr>
        <w:pStyle w:val="EndnoteText"/>
        <w:spacing w:after="120"/>
        <w:rPr>
          <w:rFonts w:asciiTheme="majorHAnsi" w:hAnsiTheme="majorHAnsi"/>
          <w:color w:val="000000" w:themeColor="text1"/>
          <w:sz w:val="22"/>
        </w:rPr>
      </w:pPr>
      <w:r w:rsidRPr="00AD1B58">
        <w:rPr>
          <w:rStyle w:val="EndnoteReference"/>
          <w:rFonts w:asciiTheme="majorHAnsi" w:hAnsiTheme="majorHAnsi"/>
          <w:color w:val="000000" w:themeColor="text1"/>
          <w:sz w:val="22"/>
        </w:rPr>
        <w:endnoteRef/>
      </w:r>
      <w:r w:rsidRPr="00AD1B58">
        <w:rPr>
          <w:rFonts w:asciiTheme="majorHAnsi" w:hAnsiTheme="majorHAnsi"/>
          <w:color w:val="000000" w:themeColor="text1"/>
          <w:sz w:val="22"/>
        </w:rPr>
        <w:t xml:space="preserve"> </w:t>
      </w:r>
      <w:r w:rsidRPr="00AD1B58">
        <w:rPr>
          <w:rFonts w:asciiTheme="majorHAnsi" w:hAnsiTheme="majorHAnsi"/>
          <w:color w:val="000000" w:themeColor="text1"/>
          <w:sz w:val="22"/>
          <w:szCs w:val="22"/>
        </w:rPr>
        <w:t xml:space="preserve">Source: </w:t>
      </w:r>
      <w:r w:rsidRPr="00AD1B58">
        <w:rPr>
          <w:rFonts w:asciiTheme="majorHAnsi" w:hAnsiTheme="majorHAnsi"/>
          <w:color w:val="000000" w:themeColor="text1"/>
          <w:sz w:val="22"/>
        </w:rPr>
        <w:t>National Institute of Standards &amp; Technology (NIST)</w:t>
      </w:r>
    </w:p>
  </w:endnote>
  <w:endnote w:id="2">
    <w:p w14:paraId="01886C59" w14:textId="77777777" w:rsidR="00771C15" w:rsidRPr="00AD1B58" w:rsidRDefault="00771C15" w:rsidP="00AD1B58">
      <w:pPr>
        <w:pStyle w:val="EndnoteText"/>
        <w:spacing w:after="120"/>
        <w:rPr>
          <w:rFonts w:asciiTheme="majorHAnsi" w:hAnsiTheme="majorHAnsi"/>
          <w:color w:val="000000" w:themeColor="text1"/>
          <w:sz w:val="22"/>
        </w:rPr>
      </w:pPr>
      <w:r w:rsidRPr="00AD1B58">
        <w:rPr>
          <w:rStyle w:val="EndnoteReference"/>
          <w:rFonts w:asciiTheme="majorHAnsi" w:hAnsiTheme="majorHAnsi"/>
          <w:color w:val="000000" w:themeColor="text1"/>
          <w:sz w:val="22"/>
        </w:rPr>
        <w:endnoteRef/>
      </w:r>
      <w:r w:rsidRPr="00AD1B58">
        <w:rPr>
          <w:rFonts w:asciiTheme="majorHAnsi" w:hAnsiTheme="majorHAnsi"/>
          <w:color w:val="000000" w:themeColor="text1"/>
          <w:sz w:val="22"/>
        </w:rPr>
        <w:t xml:space="preserve"> The Business Architecture Guild, </w:t>
      </w:r>
      <w:hyperlink r:id="rId1" w:history="1">
        <w:r w:rsidRPr="00AD1B58">
          <w:rPr>
            <w:rStyle w:val="Hyperlink"/>
            <w:rFonts w:asciiTheme="majorHAnsi" w:hAnsiTheme="majorHAnsi"/>
            <w:color w:val="000000" w:themeColor="text1"/>
            <w:sz w:val="22"/>
          </w:rPr>
          <w:t>www.businessarchitectureguild.org</w:t>
        </w:r>
      </w:hyperlink>
      <w:r w:rsidRPr="00AD1B58">
        <w:rPr>
          <w:rFonts w:asciiTheme="majorHAnsi" w:hAnsiTheme="majorHAnsi"/>
          <w:color w:val="000000" w:themeColor="text1"/>
          <w:sz w:val="22"/>
        </w:rPr>
        <w:t xml:space="preserve"> </w:t>
      </w:r>
    </w:p>
  </w:endnote>
  <w:endnote w:id="3">
    <w:p w14:paraId="69B13D44" w14:textId="77777777" w:rsidR="00771C15" w:rsidRPr="00AD1B58" w:rsidRDefault="00771C15" w:rsidP="00AD1B58">
      <w:pPr>
        <w:pStyle w:val="EndnoteText"/>
        <w:spacing w:after="120"/>
        <w:rPr>
          <w:rFonts w:asciiTheme="majorHAnsi" w:hAnsiTheme="majorHAnsi"/>
          <w:color w:val="000000" w:themeColor="text1"/>
          <w:sz w:val="22"/>
        </w:rPr>
      </w:pPr>
      <w:r w:rsidRPr="00AD1B58">
        <w:rPr>
          <w:rStyle w:val="EndnoteReference"/>
          <w:rFonts w:asciiTheme="majorHAnsi" w:hAnsiTheme="majorHAnsi"/>
          <w:color w:val="000000" w:themeColor="text1"/>
          <w:sz w:val="22"/>
        </w:rPr>
        <w:endnoteRef/>
      </w:r>
      <w:r w:rsidRPr="00AD1B58">
        <w:rPr>
          <w:rFonts w:asciiTheme="majorHAnsi" w:hAnsiTheme="majorHAnsi"/>
          <w:color w:val="000000" w:themeColor="text1"/>
          <w:sz w:val="22"/>
        </w:rPr>
        <w:t xml:space="preserve"> </w:t>
      </w:r>
      <w:r w:rsidRPr="00AD1B58">
        <w:rPr>
          <w:rFonts w:asciiTheme="majorHAnsi" w:eastAsia="Verdana" w:hAnsiTheme="majorHAnsi" w:cs="Verdana"/>
          <w:color w:val="000000" w:themeColor="text1"/>
          <w:sz w:val="22"/>
          <w:szCs w:val="22"/>
          <w:shd w:val="clear" w:color="auto" w:fill="E9E9E9"/>
        </w:rPr>
        <w:t xml:space="preserve">Source: Harvard Business School, </w:t>
      </w:r>
      <w:r w:rsidRPr="00AD1B58">
        <w:rPr>
          <w:rFonts w:asciiTheme="majorHAnsi" w:eastAsia="Verdana" w:hAnsiTheme="majorHAnsi" w:cs="Verdana"/>
          <w:i/>
          <w:color w:val="000000" w:themeColor="text1"/>
          <w:sz w:val="22"/>
          <w:szCs w:val="22"/>
          <w:shd w:val="clear" w:color="auto" w:fill="E9E9E9"/>
        </w:rPr>
        <w:t xml:space="preserve">What Customers Want from Your Products, Jan 16, 2006, </w:t>
      </w:r>
      <w:hyperlink r:id="rId2" w:history="1">
        <w:r w:rsidRPr="00AD1B58">
          <w:rPr>
            <w:rStyle w:val="Hyperlink"/>
            <w:rFonts w:asciiTheme="majorHAnsi" w:hAnsiTheme="majorHAnsi"/>
            <w:color w:val="000000" w:themeColor="text1"/>
            <w:sz w:val="22"/>
            <w:szCs w:val="22"/>
          </w:rPr>
          <w:t>http://hbswk.hbs.edu/item/5170.html</w:t>
        </w:r>
      </w:hyperlink>
    </w:p>
  </w:endnote>
  <w:endnote w:id="4">
    <w:p w14:paraId="4F88369D" w14:textId="77777777" w:rsidR="006B0FA2" w:rsidRDefault="006B0FA2">
      <w:pPr>
        <w:pStyle w:val="EndnoteText"/>
      </w:pPr>
      <w:ins w:id="121" w:author="Alex Randell" w:date="2014-03-20T05:09:00Z">
        <w:r>
          <w:rPr>
            <w:rStyle w:val="EndnoteReference"/>
          </w:rPr>
          <w:endnoteRef/>
        </w:r>
        <w:r>
          <w:t xml:space="preserve"> </w:t>
        </w:r>
        <w:r w:rsidRPr="006B0FA2">
          <w:rPr>
            <w:rFonts w:asciiTheme="majorHAnsi" w:hAnsiTheme="majorHAnsi"/>
            <w:color w:val="000000" w:themeColor="text1"/>
            <w:sz w:val="22"/>
            <w:szCs w:val="22"/>
          </w:rPr>
          <w:t>Source: A Guide to the Business Analysis Body of Knowledge® (BABOK® Guide) Version 2.0. 2009</w:t>
        </w:r>
      </w:ins>
    </w:p>
  </w:endnote>
  <w:endnote w:id="5">
    <w:p w14:paraId="37A41355" w14:textId="77777777" w:rsidR="009E5657" w:rsidRPr="00AD1B58" w:rsidRDefault="009E5657" w:rsidP="00AD1B58">
      <w:pPr>
        <w:pStyle w:val="EndnoteText"/>
        <w:spacing w:after="120"/>
        <w:rPr>
          <w:rFonts w:asciiTheme="majorHAnsi" w:hAnsiTheme="majorHAnsi"/>
          <w:color w:val="000000" w:themeColor="text1"/>
          <w:sz w:val="22"/>
        </w:rPr>
      </w:pPr>
      <w:r w:rsidRPr="00AD1B58">
        <w:rPr>
          <w:rStyle w:val="EndnoteReference"/>
          <w:rFonts w:asciiTheme="majorHAnsi" w:hAnsiTheme="majorHAnsi"/>
          <w:color w:val="000000" w:themeColor="text1"/>
          <w:sz w:val="22"/>
        </w:rPr>
        <w:endnoteRef/>
      </w:r>
      <w:r w:rsidRPr="00AD1B58">
        <w:rPr>
          <w:rFonts w:asciiTheme="majorHAnsi" w:hAnsiTheme="majorHAnsi"/>
          <w:color w:val="000000" w:themeColor="text1"/>
          <w:sz w:val="22"/>
        </w:rPr>
        <w:t xml:space="preserve"> </w:t>
      </w:r>
      <w:r w:rsidRPr="00AD1B58">
        <w:rPr>
          <w:rFonts w:asciiTheme="majorHAnsi" w:hAnsiTheme="majorHAnsi"/>
          <w:color w:val="000000" w:themeColor="text1"/>
          <w:sz w:val="22"/>
          <w:szCs w:val="22"/>
        </w:rPr>
        <w:t xml:space="preserve">Source: Harvard Business Review, Creating an Organic Growth Machine, May 2012, </w:t>
      </w:r>
      <w:hyperlink r:id="rId3" w:history="1">
        <w:r w:rsidRPr="00AD1B58">
          <w:rPr>
            <w:rStyle w:val="Hyperlink"/>
            <w:rFonts w:asciiTheme="majorHAnsi" w:hAnsiTheme="majorHAnsi"/>
            <w:color w:val="000000" w:themeColor="text1"/>
            <w:sz w:val="22"/>
            <w:szCs w:val="22"/>
          </w:rPr>
          <w:t>http://hbr.org/2012/05/creating-an-organic-growth-machine/ar/1</w:t>
        </w:r>
      </w:hyperlink>
    </w:p>
  </w:endnote>
  <w:endnote w:id="6">
    <w:p w14:paraId="2C8665BE" w14:textId="77777777" w:rsidR="009E5657" w:rsidRPr="00AD1B58" w:rsidRDefault="009E5657" w:rsidP="00AD1B58">
      <w:pPr>
        <w:pStyle w:val="EndnoteText"/>
        <w:spacing w:after="120"/>
        <w:rPr>
          <w:rFonts w:asciiTheme="majorHAnsi" w:hAnsiTheme="majorHAnsi"/>
          <w:color w:val="000000" w:themeColor="text1"/>
          <w:sz w:val="22"/>
        </w:rPr>
      </w:pPr>
      <w:r w:rsidRPr="00AD1B58">
        <w:rPr>
          <w:rStyle w:val="EndnoteReference"/>
          <w:rFonts w:asciiTheme="majorHAnsi" w:hAnsiTheme="majorHAnsi"/>
          <w:color w:val="000000" w:themeColor="text1"/>
          <w:sz w:val="22"/>
        </w:rPr>
        <w:endnoteRef/>
      </w:r>
      <w:r w:rsidRPr="00AD1B58">
        <w:rPr>
          <w:rFonts w:asciiTheme="majorHAnsi" w:hAnsiTheme="majorHAnsi"/>
          <w:color w:val="000000" w:themeColor="text1"/>
          <w:sz w:val="22"/>
        </w:rPr>
        <w:t xml:space="preserve"> </w:t>
      </w:r>
      <w:r w:rsidRPr="00AD1B58">
        <w:rPr>
          <w:rFonts w:asciiTheme="majorHAnsi" w:hAnsiTheme="majorHAnsi"/>
          <w:color w:val="000000" w:themeColor="text1"/>
          <w:sz w:val="22"/>
          <w:szCs w:val="22"/>
        </w:rPr>
        <w:t xml:space="preserve">Source: </w:t>
      </w:r>
      <w:r w:rsidRPr="00AD1B58">
        <w:rPr>
          <w:rFonts w:asciiTheme="majorHAnsi" w:hAnsiTheme="majorHAnsi"/>
          <w:color w:val="000000" w:themeColor="text1"/>
          <w:sz w:val="22"/>
        </w:rPr>
        <w:t>National Institute of Standards &amp; Technology (NIST)</w:t>
      </w:r>
    </w:p>
  </w:endnote>
  <w:endnote w:id="7">
    <w:p w14:paraId="3AF9F6E7" w14:textId="77777777" w:rsidR="009E5657" w:rsidRPr="00AD1B58" w:rsidRDefault="009E5657" w:rsidP="00AD1B58">
      <w:pPr>
        <w:pStyle w:val="EndnoteText"/>
        <w:spacing w:after="120"/>
        <w:rPr>
          <w:rFonts w:asciiTheme="majorHAnsi" w:hAnsiTheme="majorHAnsi"/>
          <w:color w:val="000000" w:themeColor="text1"/>
          <w:sz w:val="22"/>
        </w:rPr>
      </w:pPr>
      <w:r w:rsidRPr="00AD1B58">
        <w:rPr>
          <w:rStyle w:val="EndnoteReference"/>
          <w:rFonts w:asciiTheme="majorHAnsi" w:hAnsiTheme="majorHAnsi"/>
          <w:color w:val="000000" w:themeColor="text1"/>
          <w:sz w:val="22"/>
        </w:rPr>
        <w:endnoteRef/>
      </w:r>
      <w:r w:rsidRPr="00AD1B58">
        <w:rPr>
          <w:rFonts w:asciiTheme="majorHAnsi" w:hAnsiTheme="majorHAnsi"/>
          <w:color w:val="000000" w:themeColor="text1"/>
          <w:sz w:val="22"/>
        </w:rPr>
        <w:t xml:space="preserve"> Source: (U.S. Bureau of Economic Analysis) 2008</w:t>
      </w:r>
    </w:p>
  </w:endnote>
  <w:endnote w:id="8">
    <w:p w14:paraId="2281BD55" w14:textId="77777777" w:rsidR="009E5657" w:rsidRPr="00AD1B58" w:rsidDel="00E1755A" w:rsidRDefault="009E5657">
      <w:pPr>
        <w:pStyle w:val="EndnoteText"/>
        <w:rPr>
          <w:del w:id="195" w:author="Alex Randell" w:date="2014-03-20T05:23:00Z"/>
          <w:rFonts w:asciiTheme="majorHAnsi" w:hAnsiTheme="majorHAnsi"/>
          <w:color w:val="000000" w:themeColor="text1"/>
          <w:sz w:val="22"/>
        </w:rPr>
      </w:pPr>
      <w:del w:id="196" w:author="Alex Randell" w:date="2014-03-20T05:23:00Z">
        <w:r w:rsidRPr="00AD1B58" w:rsidDel="00E1755A">
          <w:rPr>
            <w:rStyle w:val="EndnoteReference"/>
            <w:rFonts w:asciiTheme="majorHAnsi" w:hAnsiTheme="majorHAnsi"/>
            <w:color w:val="000000" w:themeColor="text1"/>
            <w:sz w:val="22"/>
          </w:rPr>
          <w:endnoteRef/>
        </w:r>
        <w:r w:rsidRPr="00AD1B58" w:rsidDel="00E1755A">
          <w:rPr>
            <w:rFonts w:asciiTheme="majorHAnsi" w:hAnsiTheme="majorHAnsi"/>
            <w:color w:val="000000" w:themeColor="text1"/>
            <w:sz w:val="22"/>
          </w:rPr>
          <w:delText xml:space="preserve"> </w:delText>
        </w:r>
        <w:r w:rsidRPr="00AD1B58" w:rsidDel="00E1755A">
          <w:rPr>
            <w:rFonts w:asciiTheme="majorHAnsi" w:eastAsia="Verdana" w:hAnsiTheme="majorHAnsi" w:cs="Verdana"/>
            <w:color w:val="000000" w:themeColor="text1"/>
            <w:sz w:val="22"/>
            <w:szCs w:val="22"/>
            <w:shd w:val="clear" w:color="auto" w:fill="E9E9E9"/>
          </w:rPr>
          <w:delText xml:space="preserve">Source: </w:delText>
        </w:r>
        <w:r w:rsidRPr="00AD1B58" w:rsidDel="00E1755A">
          <w:rPr>
            <w:rFonts w:asciiTheme="majorHAnsi" w:hAnsiTheme="majorHAnsi"/>
            <w:color w:val="000000" w:themeColor="text1"/>
            <w:sz w:val="22"/>
            <w:szCs w:val="22"/>
          </w:rPr>
          <w:delText>The Art of Framing: Managing the Language of Leadership, Gail T. Fairhurst, Robert A. Sarr</w:delText>
        </w:r>
      </w:del>
    </w:p>
  </w:endnote>
  <w:endnote w:id="9">
    <w:p w14:paraId="66492F4E" w14:textId="77777777" w:rsidR="009E6E2A" w:rsidRPr="004524F3" w:rsidRDefault="009E6E2A">
      <w:pPr>
        <w:pStyle w:val="EndnoteText"/>
        <w:rPr>
          <w:rFonts w:asciiTheme="majorHAnsi" w:hAnsiTheme="majorHAnsi"/>
          <w:color w:val="000000" w:themeColor="text1"/>
          <w:sz w:val="22"/>
          <w:szCs w:val="22"/>
          <w:rPrChange w:id="227" w:author="Alex Randell" w:date="2014-03-20T05:36:00Z">
            <w:rPr/>
          </w:rPrChange>
        </w:rPr>
      </w:pPr>
      <w:ins w:id="228" w:author="Eric Spellman" w:date="2014-03-15T19:44:00Z">
        <w:r>
          <w:rPr>
            <w:rStyle w:val="EndnoteReference"/>
          </w:rPr>
          <w:endnoteRef/>
        </w:r>
        <w:r>
          <w:t xml:space="preserve"> </w:t>
        </w:r>
        <w:r w:rsidRPr="004524F3">
          <w:rPr>
            <w:rFonts w:asciiTheme="majorHAnsi" w:hAnsiTheme="majorHAnsi"/>
            <w:color w:val="000000" w:themeColor="text1"/>
            <w:sz w:val="22"/>
            <w:szCs w:val="22"/>
            <w:rPrChange w:id="229" w:author="Alex Randell" w:date="2014-03-20T05:36:00Z">
              <w:rPr/>
            </w:rPrChange>
          </w:rPr>
          <w:t xml:space="preserve">Source: </w:t>
        </w:r>
      </w:ins>
      <w:ins w:id="230" w:author="Eric Spellman" w:date="2014-03-15T19:45:00Z">
        <w:r w:rsidRPr="004524F3">
          <w:rPr>
            <w:rFonts w:asciiTheme="majorHAnsi" w:hAnsiTheme="majorHAnsi"/>
            <w:color w:val="000000" w:themeColor="text1"/>
            <w:sz w:val="22"/>
            <w:szCs w:val="22"/>
            <w:rPrChange w:id="231" w:author="Alex Randell" w:date="2014-03-20T05:36:00Z">
              <w:rPr/>
            </w:rPrChange>
          </w:rPr>
          <w:t>Forrester / International Institute of Business Analysis (IIBA) 2010 Global Online Survery</w:t>
        </w:r>
      </w:ins>
    </w:p>
  </w:endnote>
  <w:endnote w:id="10">
    <w:p w14:paraId="20A8C3D7" w14:textId="77777777" w:rsidR="004524F3" w:rsidRDefault="004524F3">
      <w:pPr>
        <w:pStyle w:val="EndnoteText"/>
        <w:rPr>
          <w:ins w:id="261" w:author="Alex Randell" w:date="2014-03-20T05:36:00Z"/>
          <w:rFonts w:asciiTheme="majorHAnsi" w:hAnsiTheme="majorHAnsi"/>
          <w:color w:val="000000" w:themeColor="text1"/>
          <w:sz w:val="22"/>
          <w:szCs w:val="22"/>
        </w:rPr>
      </w:pPr>
      <w:ins w:id="262" w:author="Alex Randell" w:date="2014-03-20T05:35:00Z">
        <w:r w:rsidRPr="004524F3">
          <w:rPr>
            <w:rFonts w:asciiTheme="majorHAnsi" w:hAnsiTheme="majorHAnsi"/>
            <w:color w:val="000000" w:themeColor="text1"/>
            <w:sz w:val="22"/>
            <w:szCs w:val="22"/>
            <w:rPrChange w:id="263" w:author="Alex Randell" w:date="2014-03-20T05:36:00Z">
              <w:rPr>
                <w:rStyle w:val="EndnoteReference"/>
              </w:rPr>
            </w:rPrChange>
          </w:rPr>
          <w:endnoteRef/>
        </w:r>
        <w:r w:rsidRPr="004524F3">
          <w:rPr>
            <w:rFonts w:asciiTheme="majorHAnsi" w:hAnsiTheme="majorHAnsi"/>
            <w:color w:val="000000" w:themeColor="text1"/>
            <w:sz w:val="22"/>
            <w:szCs w:val="22"/>
            <w:rPrChange w:id="264" w:author="Alex Randell" w:date="2014-03-20T05:36:00Z">
              <w:rPr/>
            </w:rPrChange>
          </w:rPr>
          <w:t xml:space="preserve"> </w:t>
        </w:r>
        <w:r w:rsidRPr="00AD1B58">
          <w:rPr>
            <w:rFonts w:asciiTheme="majorHAnsi" w:hAnsiTheme="majorHAnsi"/>
            <w:color w:val="000000" w:themeColor="text1"/>
            <w:sz w:val="22"/>
            <w:szCs w:val="22"/>
          </w:rPr>
          <w:t xml:space="preserve">Source: Harvard Business Review, </w:t>
        </w:r>
        <w:r>
          <w:rPr>
            <w:rFonts w:asciiTheme="majorHAnsi" w:hAnsiTheme="majorHAnsi"/>
            <w:color w:val="000000" w:themeColor="text1"/>
            <w:sz w:val="22"/>
            <w:szCs w:val="22"/>
          </w:rPr>
          <w:t>The Office of Strategy Management</w:t>
        </w:r>
        <w:r w:rsidRPr="00AD1B58">
          <w:rPr>
            <w:rFonts w:asciiTheme="majorHAnsi" w:hAnsiTheme="majorHAnsi"/>
            <w:color w:val="000000" w:themeColor="text1"/>
            <w:sz w:val="22"/>
            <w:szCs w:val="22"/>
          </w:rPr>
          <w:t xml:space="preserve">, </w:t>
        </w:r>
      </w:ins>
      <w:ins w:id="265" w:author="Alex Randell" w:date="2014-03-20T05:36:00Z">
        <w:r>
          <w:rPr>
            <w:rFonts w:asciiTheme="majorHAnsi" w:hAnsiTheme="majorHAnsi"/>
            <w:color w:val="000000" w:themeColor="text1"/>
            <w:sz w:val="22"/>
            <w:szCs w:val="22"/>
          </w:rPr>
          <w:t>October 2005</w:t>
        </w:r>
      </w:ins>
      <w:ins w:id="266" w:author="Alex Randell" w:date="2014-03-20T05:35:00Z">
        <w:r w:rsidRPr="00AD1B58">
          <w:rPr>
            <w:rFonts w:asciiTheme="majorHAnsi" w:hAnsiTheme="majorHAnsi"/>
            <w:color w:val="000000" w:themeColor="text1"/>
            <w:sz w:val="22"/>
            <w:szCs w:val="22"/>
          </w:rPr>
          <w:t xml:space="preserve">, </w:t>
        </w:r>
      </w:ins>
      <w:ins w:id="267" w:author="Alex Randell" w:date="2014-03-20T05:36:00Z">
        <w:r>
          <w:rPr>
            <w:rFonts w:asciiTheme="majorHAnsi" w:hAnsiTheme="majorHAnsi"/>
            <w:color w:val="000000" w:themeColor="text1"/>
            <w:sz w:val="22"/>
            <w:szCs w:val="22"/>
          </w:rPr>
          <w:fldChar w:fldCharType="begin"/>
        </w:r>
        <w:r>
          <w:rPr>
            <w:rFonts w:asciiTheme="majorHAnsi" w:hAnsiTheme="majorHAnsi"/>
            <w:color w:val="000000" w:themeColor="text1"/>
            <w:sz w:val="22"/>
            <w:szCs w:val="22"/>
          </w:rPr>
          <w:instrText xml:space="preserve"> HYPERLINK "</w:instrText>
        </w:r>
      </w:ins>
      <w:ins w:id="268" w:author="Alex Randell" w:date="2014-03-20T05:35:00Z">
        <w:r w:rsidRPr="004524F3">
          <w:rPr>
            <w:rFonts w:asciiTheme="majorHAnsi" w:hAnsiTheme="majorHAnsi"/>
            <w:color w:val="000000" w:themeColor="text1"/>
            <w:sz w:val="22"/>
            <w:szCs w:val="22"/>
            <w:rPrChange w:id="269" w:author="Alex Randell" w:date="2014-03-20T05:36:00Z">
              <w:rPr/>
            </w:rPrChange>
          </w:rPr>
          <w:instrText>http://hbr.org/2005/10/the-office-of-strategy-management/ar/1</w:instrText>
        </w:r>
      </w:ins>
      <w:ins w:id="270" w:author="Alex Randell" w:date="2014-03-20T05:36:00Z">
        <w:r>
          <w:rPr>
            <w:rFonts w:asciiTheme="majorHAnsi" w:hAnsiTheme="majorHAnsi"/>
            <w:color w:val="000000" w:themeColor="text1"/>
            <w:sz w:val="22"/>
            <w:szCs w:val="22"/>
          </w:rPr>
          <w:instrText xml:space="preserve">" </w:instrText>
        </w:r>
        <w:r>
          <w:rPr>
            <w:rFonts w:asciiTheme="majorHAnsi" w:hAnsiTheme="majorHAnsi"/>
            <w:color w:val="000000" w:themeColor="text1"/>
            <w:sz w:val="22"/>
            <w:szCs w:val="22"/>
          </w:rPr>
          <w:fldChar w:fldCharType="separate"/>
        </w:r>
      </w:ins>
      <w:ins w:id="271" w:author="Alex Randell" w:date="2014-03-20T05:35:00Z">
        <w:r w:rsidRPr="00ED22F9">
          <w:rPr>
            <w:rStyle w:val="Hyperlink"/>
            <w:rFonts w:asciiTheme="majorHAnsi" w:hAnsiTheme="majorHAnsi"/>
            <w:sz w:val="22"/>
            <w:szCs w:val="22"/>
            <w:rPrChange w:id="272" w:author="Alex Randell" w:date="2014-03-20T05:36:00Z">
              <w:rPr/>
            </w:rPrChange>
          </w:rPr>
          <w:t>http://hbr.org/2005/10/the-office-of-strategy-management/ar/1</w:t>
        </w:r>
      </w:ins>
      <w:ins w:id="273" w:author="Alex Randell" w:date="2014-03-20T05:36:00Z">
        <w:r>
          <w:rPr>
            <w:rFonts w:asciiTheme="majorHAnsi" w:hAnsiTheme="majorHAnsi"/>
            <w:color w:val="000000" w:themeColor="text1"/>
            <w:sz w:val="22"/>
            <w:szCs w:val="22"/>
          </w:rPr>
          <w:fldChar w:fldCharType="end"/>
        </w:r>
      </w:ins>
    </w:p>
    <w:p w14:paraId="056DD64B" w14:textId="77777777" w:rsidR="004524F3" w:rsidRDefault="004524F3">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rebuchet MS">
    <w:panose1 w:val="020B0603020202020204"/>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Verdana">
    <w:panose1 w:val="020B0604030504040204"/>
    <w:charset w:val="00"/>
    <w:family w:val="auto"/>
    <w:pitch w:val="variable"/>
    <w:sig w:usb0="A10006FF" w:usb1="4000205B" w:usb2="00000010" w:usb3="00000000" w:csb0="0000019F"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1604C4" w14:textId="77777777" w:rsidR="00ED2374" w:rsidRPr="00AD1B58" w:rsidRDefault="00ED2374">
    <w:pPr>
      <w:pStyle w:val="Footer"/>
      <w:rPr>
        <w:i/>
        <w:sz w:val="20"/>
      </w:rPr>
    </w:pPr>
    <w:r w:rsidRPr="00AD1B58">
      <w:rPr>
        <w:i/>
        <w:sz w:val="20"/>
      </w:rPr>
      <w:t xml:space="preserve">Copyright </w:t>
    </w:r>
    <w:r>
      <w:rPr>
        <w:i/>
        <w:sz w:val="20"/>
      </w:rPr>
      <w:t xml:space="preserve">© </w:t>
    </w:r>
    <w:r w:rsidRPr="00AD1B58">
      <w:rPr>
        <w:i/>
        <w:sz w:val="20"/>
      </w:rPr>
      <w:t>Business Architecture Guild</w:t>
    </w:r>
    <w:r w:rsidRPr="00AD1B58">
      <w:rPr>
        <w:i/>
        <w:sz w:val="20"/>
      </w:rPr>
      <w:tab/>
    </w:r>
    <w:r w:rsidR="00E52CF7" w:rsidRPr="00AD1B58">
      <w:rPr>
        <w:i/>
        <w:sz w:val="20"/>
      </w:rPr>
      <w:fldChar w:fldCharType="begin"/>
    </w:r>
    <w:r w:rsidRPr="00AD1B58">
      <w:rPr>
        <w:i/>
        <w:sz w:val="20"/>
      </w:rPr>
      <w:instrText xml:space="preserve"> PAGE   \* MERGEFORMAT </w:instrText>
    </w:r>
    <w:r w:rsidR="00E52CF7" w:rsidRPr="00AD1B58">
      <w:rPr>
        <w:i/>
        <w:sz w:val="20"/>
      </w:rPr>
      <w:fldChar w:fldCharType="separate"/>
    </w:r>
    <w:r w:rsidR="0019784F">
      <w:rPr>
        <w:i/>
        <w:noProof/>
        <w:sz w:val="20"/>
      </w:rPr>
      <w:t>1</w:t>
    </w:r>
    <w:r w:rsidR="00E52CF7" w:rsidRPr="00AD1B58">
      <w:rPr>
        <w:i/>
        <w:noProof/>
        <w:sz w:val="20"/>
      </w:rPr>
      <w:fldChar w:fldCharType="end"/>
    </w:r>
    <w:r w:rsidRPr="00AD1B58">
      <w:rPr>
        <w:i/>
        <w:noProof/>
        <w:sz w:val="20"/>
      </w:rP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1DB50C" w14:textId="77777777" w:rsidR="00E9439D" w:rsidRDefault="00E9439D">
      <w:r>
        <w:separator/>
      </w:r>
    </w:p>
  </w:footnote>
  <w:footnote w:type="continuationSeparator" w:id="0">
    <w:p w14:paraId="5E6F27AA" w14:textId="77777777" w:rsidR="00E9439D" w:rsidRDefault="00E9439D">
      <w:r>
        <w:continuationSeparator/>
      </w:r>
    </w:p>
  </w:footnote>
  <w:footnote w:id="1">
    <w:p w14:paraId="754110A8" w14:textId="77777777" w:rsidR="00246ED5" w:rsidRDefault="00246ED5">
      <w:pPr>
        <w:pStyle w:val="Normal1"/>
        <w:spacing w:line="240" w:lineRule="auto"/>
      </w:pP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846BB"/>
    <w:multiLevelType w:val="multilevel"/>
    <w:tmpl w:val="93DE4BD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nsid w:val="167A770C"/>
    <w:multiLevelType w:val="hybridMultilevel"/>
    <w:tmpl w:val="2B14F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2DB5BF3"/>
    <w:multiLevelType w:val="hybridMultilevel"/>
    <w:tmpl w:val="716837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4E7AC1"/>
    <w:multiLevelType w:val="multilevel"/>
    <w:tmpl w:val="2EA8654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nsid w:val="2E1049EE"/>
    <w:multiLevelType w:val="multilevel"/>
    <w:tmpl w:val="E3BC306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nsid w:val="36C73609"/>
    <w:multiLevelType w:val="hybridMultilevel"/>
    <w:tmpl w:val="5A562B66"/>
    <w:lvl w:ilvl="0" w:tplc="4936FB84">
      <w:start w:val="1"/>
      <w:numFmt w:val="bullet"/>
      <w:lvlText w:val=""/>
      <w:lvlJc w:val="left"/>
      <w:pPr>
        <w:tabs>
          <w:tab w:val="num" w:pos="720"/>
        </w:tabs>
        <w:ind w:left="720" w:hanging="360"/>
      </w:pPr>
      <w:rPr>
        <w:rFonts w:ascii="Wingdings" w:hAnsi="Wingdings" w:hint="default"/>
      </w:rPr>
    </w:lvl>
    <w:lvl w:ilvl="1" w:tplc="9560FC9A" w:tentative="1">
      <w:start w:val="1"/>
      <w:numFmt w:val="bullet"/>
      <w:lvlText w:val=""/>
      <w:lvlJc w:val="left"/>
      <w:pPr>
        <w:tabs>
          <w:tab w:val="num" w:pos="1440"/>
        </w:tabs>
        <w:ind w:left="1440" w:hanging="360"/>
      </w:pPr>
      <w:rPr>
        <w:rFonts w:ascii="Wingdings" w:hAnsi="Wingdings" w:hint="default"/>
      </w:rPr>
    </w:lvl>
    <w:lvl w:ilvl="2" w:tplc="37C026F2" w:tentative="1">
      <w:start w:val="1"/>
      <w:numFmt w:val="bullet"/>
      <w:lvlText w:val=""/>
      <w:lvlJc w:val="left"/>
      <w:pPr>
        <w:tabs>
          <w:tab w:val="num" w:pos="2160"/>
        </w:tabs>
        <w:ind w:left="2160" w:hanging="360"/>
      </w:pPr>
      <w:rPr>
        <w:rFonts w:ascii="Wingdings" w:hAnsi="Wingdings" w:hint="default"/>
      </w:rPr>
    </w:lvl>
    <w:lvl w:ilvl="3" w:tplc="6390FC2C" w:tentative="1">
      <w:start w:val="1"/>
      <w:numFmt w:val="bullet"/>
      <w:lvlText w:val=""/>
      <w:lvlJc w:val="left"/>
      <w:pPr>
        <w:tabs>
          <w:tab w:val="num" w:pos="2880"/>
        </w:tabs>
        <w:ind w:left="2880" w:hanging="360"/>
      </w:pPr>
      <w:rPr>
        <w:rFonts w:ascii="Wingdings" w:hAnsi="Wingdings" w:hint="default"/>
      </w:rPr>
    </w:lvl>
    <w:lvl w:ilvl="4" w:tplc="AB22D364" w:tentative="1">
      <w:start w:val="1"/>
      <w:numFmt w:val="bullet"/>
      <w:lvlText w:val=""/>
      <w:lvlJc w:val="left"/>
      <w:pPr>
        <w:tabs>
          <w:tab w:val="num" w:pos="3600"/>
        </w:tabs>
        <w:ind w:left="3600" w:hanging="360"/>
      </w:pPr>
      <w:rPr>
        <w:rFonts w:ascii="Wingdings" w:hAnsi="Wingdings" w:hint="default"/>
      </w:rPr>
    </w:lvl>
    <w:lvl w:ilvl="5" w:tplc="36F80F34" w:tentative="1">
      <w:start w:val="1"/>
      <w:numFmt w:val="bullet"/>
      <w:lvlText w:val=""/>
      <w:lvlJc w:val="left"/>
      <w:pPr>
        <w:tabs>
          <w:tab w:val="num" w:pos="4320"/>
        </w:tabs>
        <w:ind w:left="4320" w:hanging="360"/>
      </w:pPr>
      <w:rPr>
        <w:rFonts w:ascii="Wingdings" w:hAnsi="Wingdings" w:hint="default"/>
      </w:rPr>
    </w:lvl>
    <w:lvl w:ilvl="6" w:tplc="C1B8626A" w:tentative="1">
      <w:start w:val="1"/>
      <w:numFmt w:val="bullet"/>
      <w:lvlText w:val=""/>
      <w:lvlJc w:val="left"/>
      <w:pPr>
        <w:tabs>
          <w:tab w:val="num" w:pos="5040"/>
        </w:tabs>
        <w:ind w:left="5040" w:hanging="360"/>
      </w:pPr>
      <w:rPr>
        <w:rFonts w:ascii="Wingdings" w:hAnsi="Wingdings" w:hint="default"/>
      </w:rPr>
    </w:lvl>
    <w:lvl w:ilvl="7" w:tplc="ECF06F06" w:tentative="1">
      <w:start w:val="1"/>
      <w:numFmt w:val="bullet"/>
      <w:lvlText w:val=""/>
      <w:lvlJc w:val="left"/>
      <w:pPr>
        <w:tabs>
          <w:tab w:val="num" w:pos="5760"/>
        </w:tabs>
        <w:ind w:left="5760" w:hanging="360"/>
      </w:pPr>
      <w:rPr>
        <w:rFonts w:ascii="Wingdings" w:hAnsi="Wingdings" w:hint="default"/>
      </w:rPr>
    </w:lvl>
    <w:lvl w:ilvl="8" w:tplc="B808985C" w:tentative="1">
      <w:start w:val="1"/>
      <w:numFmt w:val="bullet"/>
      <w:lvlText w:val=""/>
      <w:lvlJc w:val="left"/>
      <w:pPr>
        <w:tabs>
          <w:tab w:val="num" w:pos="6480"/>
        </w:tabs>
        <w:ind w:left="6480" w:hanging="360"/>
      </w:pPr>
      <w:rPr>
        <w:rFonts w:ascii="Wingdings" w:hAnsi="Wingdings" w:hint="default"/>
      </w:rPr>
    </w:lvl>
  </w:abstractNum>
  <w:abstractNum w:abstractNumId="6">
    <w:nsid w:val="39E66C6F"/>
    <w:multiLevelType w:val="multilevel"/>
    <w:tmpl w:val="6B4E0FA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nsid w:val="6AED5414"/>
    <w:multiLevelType w:val="hybridMultilevel"/>
    <w:tmpl w:val="AA32F2A8"/>
    <w:lvl w:ilvl="0" w:tplc="967ED27C">
      <w:start w:val="1"/>
      <w:numFmt w:val="bullet"/>
      <w:lvlText w:val=""/>
      <w:lvlJc w:val="left"/>
      <w:pPr>
        <w:tabs>
          <w:tab w:val="num" w:pos="720"/>
        </w:tabs>
        <w:ind w:left="720" w:hanging="360"/>
      </w:pPr>
      <w:rPr>
        <w:rFonts w:ascii="Wingdings" w:hAnsi="Wingdings" w:hint="default"/>
      </w:rPr>
    </w:lvl>
    <w:lvl w:ilvl="1" w:tplc="80D4AE6C" w:tentative="1">
      <w:start w:val="1"/>
      <w:numFmt w:val="bullet"/>
      <w:lvlText w:val=""/>
      <w:lvlJc w:val="left"/>
      <w:pPr>
        <w:tabs>
          <w:tab w:val="num" w:pos="1440"/>
        </w:tabs>
        <w:ind w:left="1440" w:hanging="360"/>
      </w:pPr>
      <w:rPr>
        <w:rFonts w:ascii="Wingdings" w:hAnsi="Wingdings" w:hint="default"/>
      </w:rPr>
    </w:lvl>
    <w:lvl w:ilvl="2" w:tplc="09D24158" w:tentative="1">
      <w:start w:val="1"/>
      <w:numFmt w:val="bullet"/>
      <w:lvlText w:val=""/>
      <w:lvlJc w:val="left"/>
      <w:pPr>
        <w:tabs>
          <w:tab w:val="num" w:pos="2160"/>
        </w:tabs>
        <w:ind w:left="2160" w:hanging="360"/>
      </w:pPr>
      <w:rPr>
        <w:rFonts w:ascii="Wingdings" w:hAnsi="Wingdings" w:hint="default"/>
      </w:rPr>
    </w:lvl>
    <w:lvl w:ilvl="3" w:tplc="4C98F77E" w:tentative="1">
      <w:start w:val="1"/>
      <w:numFmt w:val="bullet"/>
      <w:lvlText w:val=""/>
      <w:lvlJc w:val="left"/>
      <w:pPr>
        <w:tabs>
          <w:tab w:val="num" w:pos="2880"/>
        </w:tabs>
        <w:ind w:left="2880" w:hanging="360"/>
      </w:pPr>
      <w:rPr>
        <w:rFonts w:ascii="Wingdings" w:hAnsi="Wingdings" w:hint="default"/>
      </w:rPr>
    </w:lvl>
    <w:lvl w:ilvl="4" w:tplc="21B214DE" w:tentative="1">
      <w:start w:val="1"/>
      <w:numFmt w:val="bullet"/>
      <w:lvlText w:val=""/>
      <w:lvlJc w:val="left"/>
      <w:pPr>
        <w:tabs>
          <w:tab w:val="num" w:pos="3600"/>
        </w:tabs>
        <w:ind w:left="3600" w:hanging="360"/>
      </w:pPr>
      <w:rPr>
        <w:rFonts w:ascii="Wingdings" w:hAnsi="Wingdings" w:hint="default"/>
      </w:rPr>
    </w:lvl>
    <w:lvl w:ilvl="5" w:tplc="E3585F70" w:tentative="1">
      <w:start w:val="1"/>
      <w:numFmt w:val="bullet"/>
      <w:lvlText w:val=""/>
      <w:lvlJc w:val="left"/>
      <w:pPr>
        <w:tabs>
          <w:tab w:val="num" w:pos="4320"/>
        </w:tabs>
        <w:ind w:left="4320" w:hanging="360"/>
      </w:pPr>
      <w:rPr>
        <w:rFonts w:ascii="Wingdings" w:hAnsi="Wingdings" w:hint="default"/>
      </w:rPr>
    </w:lvl>
    <w:lvl w:ilvl="6" w:tplc="E126F43C" w:tentative="1">
      <w:start w:val="1"/>
      <w:numFmt w:val="bullet"/>
      <w:lvlText w:val=""/>
      <w:lvlJc w:val="left"/>
      <w:pPr>
        <w:tabs>
          <w:tab w:val="num" w:pos="5040"/>
        </w:tabs>
        <w:ind w:left="5040" w:hanging="360"/>
      </w:pPr>
      <w:rPr>
        <w:rFonts w:ascii="Wingdings" w:hAnsi="Wingdings" w:hint="default"/>
      </w:rPr>
    </w:lvl>
    <w:lvl w:ilvl="7" w:tplc="2AB6DA7C" w:tentative="1">
      <w:start w:val="1"/>
      <w:numFmt w:val="bullet"/>
      <w:lvlText w:val=""/>
      <w:lvlJc w:val="left"/>
      <w:pPr>
        <w:tabs>
          <w:tab w:val="num" w:pos="5760"/>
        </w:tabs>
        <w:ind w:left="5760" w:hanging="360"/>
      </w:pPr>
      <w:rPr>
        <w:rFonts w:ascii="Wingdings" w:hAnsi="Wingdings" w:hint="default"/>
      </w:rPr>
    </w:lvl>
    <w:lvl w:ilvl="8" w:tplc="4442E9DA" w:tentative="1">
      <w:start w:val="1"/>
      <w:numFmt w:val="bullet"/>
      <w:lvlText w:val=""/>
      <w:lvlJc w:val="left"/>
      <w:pPr>
        <w:tabs>
          <w:tab w:val="num" w:pos="6480"/>
        </w:tabs>
        <w:ind w:left="6480" w:hanging="360"/>
      </w:pPr>
      <w:rPr>
        <w:rFonts w:ascii="Wingdings" w:hAnsi="Wingdings" w:hint="default"/>
      </w:rPr>
    </w:lvl>
  </w:abstractNum>
  <w:abstractNum w:abstractNumId="8">
    <w:nsid w:val="6DEC4B67"/>
    <w:multiLevelType w:val="hybridMultilevel"/>
    <w:tmpl w:val="D12AF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E753245"/>
    <w:multiLevelType w:val="hybridMultilevel"/>
    <w:tmpl w:val="BFCEF88E"/>
    <w:lvl w:ilvl="0" w:tplc="B350843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3"/>
  </w:num>
  <w:num w:numId="4">
    <w:abstractNumId w:val="6"/>
  </w:num>
  <w:num w:numId="5">
    <w:abstractNumId w:val="7"/>
  </w:num>
  <w:num w:numId="6">
    <w:abstractNumId w:val="5"/>
  </w:num>
  <w:num w:numId="7">
    <w:abstractNumId w:val="8"/>
  </w:num>
  <w:num w:numId="8">
    <w:abstractNumId w:val="9"/>
  </w:num>
  <w:num w:numId="9">
    <w:abstractNumId w:val="1"/>
  </w:num>
  <w:num w:numId="10">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William Ulrich">
    <w15:presenceInfo w15:providerId="Windows Live" w15:userId="baca4686eb9d949d"/>
  </w15:person>
  <w15:person w15:author="Eric Spellman">
    <w15:presenceInfo w15:providerId="Windows Live" w15:userId="f203925dcf92a1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28B5"/>
    <w:rsid w:val="00016503"/>
    <w:rsid w:val="00035C56"/>
    <w:rsid w:val="00055D73"/>
    <w:rsid w:val="00066950"/>
    <w:rsid w:val="00070900"/>
    <w:rsid w:val="000C5525"/>
    <w:rsid w:val="000F0C2B"/>
    <w:rsid w:val="00134D8A"/>
    <w:rsid w:val="00185A89"/>
    <w:rsid w:val="0019784F"/>
    <w:rsid w:val="00212694"/>
    <w:rsid w:val="00246ED5"/>
    <w:rsid w:val="002D04E8"/>
    <w:rsid w:val="00322443"/>
    <w:rsid w:val="00360D66"/>
    <w:rsid w:val="0036354B"/>
    <w:rsid w:val="00364B7B"/>
    <w:rsid w:val="003928B5"/>
    <w:rsid w:val="00393961"/>
    <w:rsid w:val="003A3149"/>
    <w:rsid w:val="003C7CD1"/>
    <w:rsid w:val="00415E11"/>
    <w:rsid w:val="00432230"/>
    <w:rsid w:val="00444F04"/>
    <w:rsid w:val="004524F3"/>
    <w:rsid w:val="00494839"/>
    <w:rsid w:val="004C0B39"/>
    <w:rsid w:val="00503FA7"/>
    <w:rsid w:val="00513BB3"/>
    <w:rsid w:val="00525BC0"/>
    <w:rsid w:val="005826DF"/>
    <w:rsid w:val="005A3790"/>
    <w:rsid w:val="005B009C"/>
    <w:rsid w:val="005E49C7"/>
    <w:rsid w:val="005F4D76"/>
    <w:rsid w:val="00604604"/>
    <w:rsid w:val="00627729"/>
    <w:rsid w:val="00644423"/>
    <w:rsid w:val="00677310"/>
    <w:rsid w:val="006A2E62"/>
    <w:rsid w:val="006B0FA2"/>
    <w:rsid w:val="006E7C83"/>
    <w:rsid w:val="00761DAB"/>
    <w:rsid w:val="007655D0"/>
    <w:rsid w:val="00771C15"/>
    <w:rsid w:val="007735E0"/>
    <w:rsid w:val="007B2629"/>
    <w:rsid w:val="007D632A"/>
    <w:rsid w:val="007E745F"/>
    <w:rsid w:val="008379B3"/>
    <w:rsid w:val="008850A6"/>
    <w:rsid w:val="008A0C83"/>
    <w:rsid w:val="008A3C44"/>
    <w:rsid w:val="00946AF9"/>
    <w:rsid w:val="009B3BD9"/>
    <w:rsid w:val="009E5657"/>
    <w:rsid w:val="009E6E2A"/>
    <w:rsid w:val="00A128B9"/>
    <w:rsid w:val="00A530D7"/>
    <w:rsid w:val="00A5566C"/>
    <w:rsid w:val="00AD1B58"/>
    <w:rsid w:val="00B01E29"/>
    <w:rsid w:val="00B75527"/>
    <w:rsid w:val="00BD3C71"/>
    <w:rsid w:val="00BF3295"/>
    <w:rsid w:val="00C26B0D"/>
    <w:rsid w:val="00C33653"/>
    <w:rsid w:val="00CA176D"/>
    <w:rsid w:val="00CA30FF"/>
    <w:rsid w:val="00CF388A"/>
    <w:rsid w:val="00CF793D"/>
    <w:rsid w:val="00D06E8D"/>
    <w:rsid w:val="00D10D12"/>
    <w:rsid w:val="00D63DCB"/>
    <w:rsid w:val="00D80119"/>
    <w:rsid w:val="00DA6B98"/>
    <w:rsid w:val="00DA7712"/>
    <w:rsid w:val="00DD18A1"/>
    <w:rsid w:val="00DE0A1F"/>
    <w:rsid w:val="00DE5103"/>
    <w:rsid w:val="00DF15BC"/>
    <w:rsid w:val="00E1755A"/>
    <w:rsid w:val="00E34D5F"/>
    <w:rsid w:val="00E52CF7"/>
    <w:rsid w:val="00E9439D"/>
    <w:rsid w:val="00ED2374"/>
    <w:rsid w:val="00ED2D82"/>
    <w:rsid w:val="00F31285"/>
    <w:rsid w:val="00F6438D"/>
    <w:rsid w:val="00F83555"/>
    <w:rsid w:val="00F843A2"/>
    <w:rsid w:val="00F907C9"/>
    <w:rsid w:val="00FA2254"/>
    <w:rsid w:val="00FC0D58"/>
    <w:rsid w:val="00FD6D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18BD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2CF7"/>
  </w:style>
  <w:style w:type="paragraph" w:styleId="Heading1">
    <w:name w:val="heading 1"/>
    <w:basedOn w:val="Normal1"/>
    <w:next w:val="Normal1"/>
    <w:rsid w:val="00E52CF7"/>
    <w:pPr>
      <w:keepNext/>
      <w:keepLines/>
      <w:spacing w:before="200"/>
      <w:contextualSpacing/>
      <w:outlineLvl w:val="0"/>
    </w:pPr>
    <w:rPr>
      <w:rFonts w:ascii="Trebuchet MS" w:eastAsia="Trebuchet MS" w:hAnsi="Trebuchet MS" w:cs="Trebuchet MS"/>
      <w:sz w:val="32"/>
    </w:rPr>
  </w:style>
  <w:style w:type="paragraph" w:styleId="Heading2">
    <w:name w:val="heading 2"/>
    <w:basedOn w:val="Normal1"/>
    <w:next w:val="Normal1"/>
    <w:rsid w:val="00E52CF7"/>
    <w:pPr>
      <w:keepNext/>
      <w:keepLines/>
      <w:spacing w:before="200"/>
      <w:contextualSpacing/>
      <w:outlineLvl w:val="1"/>
    </w:pPr>
    <w:rPr>
      <w:rFonts w:ascii="Trebuchet MS" w:eastAsia="Trebuchet MS" w:hAnsi="Trebuchet MS" w:cs="Trebuchet MS"/>
      <w:b/>
      <w:sz w:val="26"/>
    </w:rPr>
  </w:style>
  <w:style w:type="paragraph" w:styleId="Heading3">
    <w:name w:val="heading 3"/>
    <w:basedOn w:val="Normal1"/>
    <w:next w:val="Normal1"/>
    <w:rsid w:val="00E52CF7"/>
    <w:pPr>
      <w:keepNext/>
      <w:keepLines/>
      <w:spacing w:before="160"/>
      <w:contextualSpacing/>
      <w:outlineLvl w:val="2"/>
    </w:pPr>
    <w:rPr>
      <w:rFonts w:ascii="Trebuchet MS" w:eastAsia="Trebuchet MS" w:hAnsi="Trebuchet MS" w:cs="Trebuchet MS"/>
      <w:b/>
      <w:color w:val="666666"/>
      <w:sz w:val="24"/>
    </w:rPr>
  </w:style>
  <w:style w:type="paragraph" w:styleId="Heading4">
    <w:name w:val="heading 4"/>
    <w:basedOn w:val="Normal1"/>
    <w:next w:val="Normal1"/>
    <w:rsid w:val="00E52CF7"/>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1"/>
    <w:next w:val="Normal1"/>
    <w:rsid w:val="00E52CF7"/>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1"/>
    <w:next w:val="Normal1"/>
    <w:rsid w:val="00E52CF7"/>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E52CF7"/>
    <w:pPr>
      <w:spacing w:line="276" w:lineRule="auto"/>
    </w:pPr>
    <w:rPr>
      <w:rFonts w:ascii="Arial" w:eastAsia="Arial" w:hAnsi="Arial" w:cs="Arial"/>
      <w:color w:val="000000"/>
      <w:sz w:val="22"/>
    </w:rPr>
  </w:style>
  <w:style w:type="paragraph" w:styleId="Title">
    <w:name w:val="Title"/>
    <w:basedOn w:val="Normal1"/>
    <w:next w:val="Normal1"/>
    <w:rsid w:val="00E52CF7"/>
    <w:pPr>
      <w:keepNext/>
      <w:keepLines/>
      <w:contextualSpacing/>
    </w:pPr>
    <w:rPr>
      <w:rFonts w:ascii="Trebuchet MS" w:eastAsia="Trebuchet MS" w:hAnsi="Trebuchet MS" w:cs="Trebuchet MS"/>
      <w:sz w:val="42"/>
    </w:rPr>
  </w:style>
  <w:style w:type="paragraph" w:styleId="Subtitle">
    <w:name w:val="Subtitle"/>
    <w:basedOn w:val="Normal1"/>
    <w:next w:val="Normal1"/>
    <w:rsid w:val="00E52CF7"/>
    <w:pPr>
      <w:keepNext/>
      <w:keepLines/>
      <w:spacing w:after="200"/>
      <w:contextualSpacing/>
    </w:pPr>
    <w:rPr>
      <w:rFonts w:ascii="Trebuchet MS" w:eastAsia="Trebuchet MS" w:hAnsi="Trebuchet MS" w:cs="Trebuchet MS"/>
      <w:i/>
      <w:color w:val="666666"/>
      <w:sz w:val="26"/>
    </w:rPr>
  </w:style>
  <w:style w:type="paragraph" w:styleId="CommentText">
    <w:name w:val="annotation text"/>
    <w:basedOn w:val="Normal"/>
    <w:link w:val="CommentTextChar"/>
    <w:uiPriority w:val="99"/>
    <w:semiHidden/>
    <w:unhideWhenUsed/>
    <w:rsid w:val="00E52CF7"/>
  </w:style>
  <w:style w:type="character" w:customStyle="1" w:styleId="CommentTextChar">
    <w:name w:val="Comment Text Char"/>
    <w:basedOn w:val="DefaultParagraphFont"/>
    <w:link w:val="CommentText"/>
    <w:uiPriority w:val="99"/>
    <w:semiHidden/>
    <w:rsid w:val="00E52CF7"/>
  </w:style>
  <w:style w:type="character" w:styleId="CommentReference">
    <w:name w:val="annotation reference"/>
    <w:basedOn w:val="DefaultParagraphFont"/>
    <w:uiPriority w:val="99"/>
    <w:semiHidden/>
    <w:unhideWhenUsed/>
    <w:rsid w:val="00E52CF7"/>
    <w:rPr>
      <w:sz w:val="18"/>
      <w:szCs w:val="18"/>
    </w:rPr>
  </w:style>
  <w:style w:type="paragraph" w:styleId="BalloonText">
    <w:name w:val="Balloon Text"/>
    <w:basedOn w:val="Normal"/>
    <w:link w:val="BalloonTextChar"/>
    <w:uiPriority w:val="99"/>
    <w:semiHidden/>
    <w:unhideWhenUsed/>
    <w:rsid w:val="00F8355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83555"/>
    <w:rPr>
      <w:rFonts w:ascii="Lucida Grande" w:hAnsi="Lucida Grande" w:cs="Lucida Grande"/>
      <w:sz w:val="18"/>
      <w:szCs w:val="18"/>
    </w:rPr>
  </w:style>
  <w:style w:type="paragraph" w:styleId="NormalWeb">
    <w:name w:val="Normal (Web)"/>
    <w:basedOn w:val="Normal"/>
    <w:uiPriority w:val="99"/>
    <w:semiHidden/>
    <w:unhideWhenUsed/>
    <w:rsid w:val="00F83555"/>
    <w:pPr>
      <w:spacing w:before="100" w:beforeAutospacing="1" w:after="100" w:afterAutospacing="1"/>
    </w:pPr>
    <w:rPr>
      <w:rFonts w:ascii="Times" w:hAnsi="Times" w:cs="Times New Roman"/>
      <w:sz w:val="20"/>
      <w:szCs w:val="20"/>
      <w:lang w:eastAsia="en-US"/>
    </w:rPr>
  </w:style>
  <w:style w:type="paragraph" w:styleId="ListParagraph">
    <w:name w:val="List Paragraph"/>
    <w:basedOn w:val="Normal"/>
    <w:uiPriority w:val="34"/>
    <w:qFormat/>
    <w:rsid w:val="00F83555"/>
    <w:pPr>
      <w:ind w:left="720"/>
      <w:contextualSpacing/>
    </w:pPr>
    <w:rPr>
      <w:rFonts w:ascii="Times" w:hAnsi="Times"/>
      <w:sz w:val="20"/>
      <w:szCs w:val="20"/>
      <w:lang w:eastAsia="en-US"/>
    </w:rPr>
  </w:style>
  <w:style w:type="character" w:styleId="Hyperlink">
    <w:name w:val="Hyperlink"/>
    <w:basedOn w:val="DefaultParagraphFont"/>
    <w:uiPriority w:val="99"/>
    <w:unhideWhenUsed/>
    <w:rsid w:val="00444F04"/>
    <w:rPr>
      <w:color w:val="0000FF" w:themeColor="hyperlink"/>
      <w:u w:val="single"/>
    </w:rPr>
  </w:style>
  <w:style w:type="character" w:styleId="FollowedHyperlink">
    <w:name w:val="FollowedHyperlink"/>
    <w:basedOn w:val="DefaultParagraphFont"/>
    <w:uiPriority w:val="99"/>
    <w:semiHidden/>
    <w:unhideWhenUsed/>
    <w:rsid w:val="00444F04"/>
    <w:rPr>
      <w:color w:val="800080" w:themeColor="followedHyperlink"/>
      <w:u w:val="single"/>
    </w:rPr>
  </w:style>
  <w:style w:type="paragraph" w:styleId="Revision">
    <w:name w:val="Revision"/>
    <w:hidden/>
    <w:uiPriority w:val="99"/>
    <w:semiHidden/>
    <w:rsid w:val="000C5525"/>
  </w:style>
  <w:style w:type="paragraph" w:styleId="EndnoteText">
    <w:name w:val="endnote text"/>
    <w:basedOn w:val="Normal"/>
    <w:link w:val="EndnoteTextChar"/>
    <w:uiPriority w:val="99"/>
    <w:semiHidden/>
    <w:unhideWhenUsed/>
    <w:rsid w:val="00771C15"/>
    <w:rPr>
      <w:sz w:val="20"/>
      <w:szCs w:val="20"/>
    </w:rPr>
  </w:style>
  <w:style w:type="character" w:customStyle="1" w:styleId="EndnoteTextChar">
    <w:name w:val="Endnote Text Char"/>
    <w:basedOn w:val="DefaultParagraphFont"/>
    <w:link w:val="EndnoteText"/>
    <w:uiPriority w:val="99"/>
    <w:semiHidden/>
    <w:rsid w:val="00771C15"/>
    <w:rPr>
      <w:sz w:val="20"/>
      <w:szCs w:val="20"/>
    </w:rPr>
  </w:style>
  <w:style w:type="character" w:styleId="EndnoteReference">
    <w:name w:val="endnote reference"/>
    <w:basedOn w:val="DefaultParagraphFont"/>
    <w:uiPriority w:val="99"/>
    <w:semiHidden/>
    <w:unhideWhenUsed/>
    <w:rsid w:val="00771C15"/>
    <w:rPr>
      <w:vertAlign w:val="superscript"/>
    </w:rPr>
  </w:style>
  <w:style w:type="paragraph" w:styleId="NoSpacing">
    <w:name w:val="No Spacing"/>
    <w:link w:val="NoSpacingChar"/>
    <w:uiPriority w:val="1"/>
    <w:qFormat/>
    <w:rsid w:val="00BF3295"/>
    <w:rPr>
      <w:sz w:val="22"/>
      <w:szCs w:val="22"/>
      <w:lang w:eastAsia="en-US"/>
    </w:rPr>
  </w:style>
  <w:style w:type="character" w:customStyle="1" w:styleId="NoSpacingChar">
    <w:name w:val="No Spacing Char"/>
    <w:basedOn w:val="DefaultParagraphFont"/>
    <w:link w:val="NoSpacing"/>
    <w:uiPriority w:val="1"/>
    <w:rsid w:val="00BF3295"/>
    <w:rPr>
      <w:sz w:val="22"/>
      <w:szCs w:val="22"/>
      <w:lang w:eastAsia="en-US"/>
    </w:rPr>
  </w:style>
  <w:style w:type="paragraph" w:styleId="Header">
    <w:name w:val="header"/>
    <w:basedOn w:val="Normal"/>
    <w:link w:val="HeaderChar"/>
    <w:uiPriority w:val="99"/>
    <w:unhideWhenUsed/>
    <w:rsid w:val="00ED2374"/>
    <w:pPr>
      <w:tabs>
        <w:tab w:val="center" w:pos="4680"/>
        <w:tab w:val="right" w:pos="9360"/>
      </w:tabs>
    </w:pPr>
  </w:style>
  <w:style w:type="character" w:customStyle="1" w:styleId="HeaderChar">
    <w:name w:val="Header Char"/>
    <w:basedOn w:val="DefaultParagraphFont"/>
    <w:link w:val="Header"/>
    <w:uiPriority w:val="99"/>
    <w:rsid w:val="00ED2374"/>
  </w:style>
  <w:style w:type="paragraph" w:styleId="Footer">
    <w:name w:val="footer"/>
    <w:basedOn w:val="Normal"/>
    <w:link w:val="FooterChar"/>
    <w:uiPriority w:val="99"/>
    <w:unhideWhenUsed/>
    <w:rsid w:val="00ED2374"/>
    <w:pPr>
      <w:tabs>
        <w:tab w:val="center" w:pos="4680"/>
        <w:tab w:val="right" w:pos="9360"/>
      </w:tabs>
    </w:pPr>
  </w:style>
  <w:style w:type="character" w:customStyle="1" w:styleId="FooterChar">
    <w:name w:val="Footer Char"/>
    <w:basedOn w:val="DefaultParagraphFont"/>
    <w:link w:val="Footer"/>
    <w:uiPriority w:val="99"/>
    <w:rsid w:val="00ED2374"/>
  </w:style>
  <w:style w:type="paragraph" w:styleId="CommentSubject">
    <w:name w:val="annotation subject"/>
    <w:basedOn w:val="CommentText"/>
    <w:next w:val="CommentText"/>
    <w:link w:val="CommentSubjectChar"/>
    <w:uiPriority w:val="99"/>
    <w:semiHidden/>
    <w:unhideWhenUsed/>
    <w:rsid w:val="007E745F"/>
    <w:rPr>
      <w:b/>
      <w:bCs/>
      <w:sz w:val="20"/>
      <w:szCs w:val="20"/>
    </w:rPr>
  </w:style>
  <w:style w:type="character" w:customStyle="1" w:styleId="CommentSubjectChar">
    <w:name w:val="Comment Subject Char"/>
    <w:basedOn w:val="CommentTextChar"/>
    <w:link w:val="CommentSubject"/>
    <w:uiPriority w:val="99"/>
    <w:semiHidden/>
    <w:rsid w:val="007E745F"/>
    <w:rPr>
      <w:b/>
      <w:bC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2CF7"/>
  </w:style>
  <w:style w:type="paragraph" w:styleId="Heading1">
    <w:name w:val="heading 1"/>
    <w:basedOn w:val="Normal1"/>
    <w:next w:val="Normal1"/>
    <w:rsid w:val="00E52CF7"/>
    <w:pPr>
      <w:keepNext/>
      <w:keepLines/>
      <w:spacing w:before="200"/>
      <w:contextualSpacing/>
      <w:outlineLvl w:val="0"/>
    </w:pPr>
    <w:rPr>
      <w:rFonts w:ascii="Trebuchet MS" w:eastAsia="Trebuchet MS" w:hAnsi="Trebuchet MS" w:cs="Trebuchet MS"/>
      <w:sz w:val="32"/>
    </w:rPr>
  </w:style>
  <w:style w:type="paragraph" w:styleId="Heading2">
    <w:name w:val="heading 2"/>
    <w:basedOn w:val="Normal1"/>
    <w:next w:val="Normal1"/>
    <w:rsid w:val="00E52CF7"/>
    <w:pPr>
      <w:keepNext/>
      <w:keepLines/>
      <w:spacing w:before="200"/>
      <w:contextualSpacing/>
      <w:outlineLvl w:val="1"/>
    </w:pPr>
    <w:rPr>
      <w:rFonts w:ascii="Trebuchet MS" w:eastAsia="Trebuchet MS" w:hAnsi="Trebuchet MS" w:cs="Trebuchet MS"/>
      <w:b/>
      <w:sz w:val="26"/>
    </w:rPr>
  </w:style>
  <w:style w:type="paragraph" w:styleId="Heading3">
    <w:name w:val="heading 3"/>
    <w:basedOn w:val="Normal1"/>
    <w:next w:val="Normal1"/>
    <w:rsid w:val="00E52CF7"/>
    <w:pPr>
      <w:keepNext/>
      <w:keepLines/>
      <w:spacing w:before="160"/>
      <w:contextualSpacing/>
      <w:outlineLvl w:val="2"/>
    </w:pPr>
    <w:rPr>
      <w:rFonts w:ascii="Trebuchet MS" w:eastAsia="Trebuchet MS" w:hAnsi="Trebuchet MS" w:cs="Trebuchet MS"/>
      <w:b/>
      <w:color w:val="666666"/>
      <w:sz w:val="24"/>
    </w:rPr>
  </w:style>
  <w:style w:type="paragraph" w:styleId="Heading4">
    <w:name w:val="heading 4"/>
    <w:basedOn w:val="Normal1"/>
    <w:next w:val="Normal1"/>
    <w:rsid w:val="00E52CF7"/>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1"/>
    <w:next w:val="Normal1"/>
    <w:rsid w:val="00E52CF7"/>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1"/>
    <w:next w:val="Normal1"/>
    <w:rsid w:val="00E52CF7"/>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E52CF7"/>
    <w:pPr>
      <w:spacing w:line="276" w:lineRule="auto"/>
    </w:pPr>
    <w:rPr>
      <w:rFonts w:ascii="Arial" w:eastAsia="Arial" w:hAnsi="Arial" w:cs="Arial"/>
      <w:color w:val="000000"/>
      <w:sz w:val="22"/>
    </w:rPr>
  </w:style>
  <w:style w:type="paragraph" w:styleId="Title">
    <w:name w:val="Title"/>
    <w:basedOn w:val="Normal1"/>
    <w:next w:val="Normal1"/>
    <w:rsid w:val="00E52CF7"/>
    <w:pPr>
      <w:keepNext/>
      <w:keepLines/>
      <w:contextualSpacing/>
    </w:pPr>
    <w:rPr>
      <w:rFonts w:ascii="Trebuchet MS" w:eastAsia="Trebuchet MS" w:hAnsi="Trebuchet MS" w:cs="Trebuchet MS"/>
      <w:sz w:val="42"/>
    </w:rPr>
  </w:style>
  <w:style w:type="paragraph" w:styleId="Subtitle">
    <w:name w:val="Subtitle"/>
    <w:basedOn w:val="Normal1"/>
    <w:next w:val="Normal1"/>
    <w:rsid w:val="00E52CF7"/>
    <w:pPr>
      <w:keepNext/>
      <w:keepLines/>
      <w:spacing w:after="200"/>
      <w:contextualSpacing/>
    </w:pPr>
    <w:rPr>
      <w:rFonts w:ascii="Trebuchet MS" w:eastAsia="Trebuchet MS" w:hAnsi="Trebuchet MS" w:cs="Trebuchet MS"/>
      <w:i/>
      <w:color w:val="666666"/>
      <w:sz w:val="26"/>
    </w:rPr>
  </w:style>
  <w:style w:type="paragraph" w:styleId="CommentText">
    <w:name w:val="annotation text"/>
    <w:basedOn w:val="Normal"/>
    <w:link w:val="CommentTextChar"/>
    <w:uiPriority w:val="99"/>
    <w:semiHidden/>
    <w:unhideWhenUsed/>
    <w:rsid w:val="00E52CF7"/>
  </w:style>
  <w:style w:type="character" w:customStyle="1" w:styleId="CommentTextChar">
    <w:name w:val="Comment Text Char"/>
    <w:basedOn w:val="DefaultParagraphFont"/>
    <w:link w:val="CommentText"/>
    <w:uiPriority w:val="99"/>
    <w:semiHidden/>
    <w:rsid w:val="00E52CF7"/>
  </w:style>
  <w:style w:type="character" w:styleId="CommentReference">
    <w:name w:val="annotation reference"/>
    <w:basedOn w:val="DefaultParagraphFont"/>
    <w:uiPriority w:val="99"/>
    <w:semiHidden/>
    <w:unhideWhenUsed/>
    <w:rsid w:val="00E52CF7"/>
    <w:rPr>
      <w:sz w:val="18"/>
      <w:szCs w:val="18"/>
    </w:rPr>
  </w:style>
  <w:style w:type="paragraph" w:styleId="BalloonText">
    <w:name w:val="Balloon Text"/>
    <w:basedOn w:val="Normal"/>
    <w:link w:val="BalloonTextChar"/>
    <w:uiPriority w:val="99"/>
    <w:semiHidden/>
    <w:unhideWhenUsed/>
    <w:rsid w:val="00F8355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83555"/>
    <w:rPr>
      <w:rFonts w:ascii="Lucida Grande" w:hAnsi="Lucida Grande" w:cs="Lucida Grande"/>
      <w:sz w:val="18"/>
      <w:szCs w:val="18"/>
    </w:rPr>
  </w:style>
  <w:style w:type="paragraph" w:styleId="NormalWeb">
    <w:name w:val="Normal (Web)"/>
    <w:basedOn w:val="Normal"/>
    <w:uiPriority w:val="99"/>
    <w:semiHidden/>
    <w:unhideWhenUsed/>
    <w:rsid w:val="00F83555"/>
    <w:pPr>
      <w:spacing w:before="100" w:beforeAutospacing="1" w:after="100" w:afterAutospacing="1"/>
    </w:pPr>
    <w:rPr>
      <w:rFonts w:ascii="Times" w:hAnsi="Times" w:cs="Times New Roman"/>
      <w:sz w:val="20"/>
      <w:szCs w:val="20"/>
      <w:lang w:eastAsia="en-US"/>
    </w:rPr>
  </w:style>
  <w:style w:type="paragraph" w:styleId="ListParagraph">
    <w:name w:val="List Paragraph"/>
    <w:basedOn w:val="Normal"/>
    <w:uiPriority w:val="34"/>
    <w:qFormat/>
    <w:rsid w:val="00F83555"/>
    <w:pPr>
      <w:ind w:left="720"/>
      <w:contextualSpacing/>
    </w:pPr>
    <w:rPr>
      <w:rFonts w:ascii="Times" w:hAnsi="Times"/>
      <w:sz w:val="20"/>
      <w:szCs w:val="20"/>
      <w:lang w:eastAsia="en-US"/>
    </w:rPr>
  </w:style>
  <w:style w:type="character" w:styleId="Hyperlink">
    <w:name w:val="Hyperlink"/>
    <w:basedOn w:val="DefaultParagraphFont"/>
    <w:uiPriority w:val="99"/>
    <w:unhideWhenUsed/>
    <w:rsid w:val="00444F04"/>
    <w:rPr>
      <w:color w:val="0000FF" w:themeColor="hyperlink"/>
      <w:u w:val="single"/>
    </w:rPr>
  </w:style>
  <w:style w:type="character" w:styleId="FollowedHyperlink">
    <w:name w:val="FollowedHyperlink"/>
    <w:basedOn w:val="DefaultParagraphFont"/>
    <w:uiPriority w:val="99"/>
    <w:semiHidden/>
    <w:unhideWhenUsed/>
    <w:rsid w:val="00444F04"/>
    <w:rPr>
      <w:color w:val="800080" w:themeColor="followedHyperlink"/>
      <w:u w:val="single"/>
    </w:rPr>
  </w:style>
  <w:style w:type="paragraph" w:styleId="Revision">
    <w:name w:val="Revision"/>
    <w:hidden/>
    <w:uiPriority w:val="99"/>
    <w:semiHidden/>
    <w:rsid w:val="000C5525"/>
  </w:style>
  <w:style w:type="paragraph" w:styleId="EndnoteText">
    <w:name w:val="endnote text"/>
    <w:basedOn w:val="Normal"/>
    <w:link w:val="EndnoteTextChar"/>
    <w:uiPriority w:val="99"/>
    <w:semiHidden/>
    <w:unhideWhenUsed/>
    <w:rsid w:val="00771C15"/>
    <w:rPr>
      <w:sz w:val="20"/>
      <w:szCs w:val="20"/>
    </w:rPr>
  </w:style>
  <w:style w:type="character" w:customStyle="1" w:styleId="EndnoteTextChar">
    <w:name w:val="Endnote Text Char"/>
    <w:basedOn w:val="DefaultParagraphFont"/>
    <w:link w:val="EndnoteText"/>
    <w:uiPriority w:val="99"/>
    <w:semiHidden/>
    <w:rsid w:val="00771C15"/>
    <w:rPr>
      <w:sz w:val="20"/>
      <w:szCs w:val="20"/>
    </w:rPr>
  </w:style>
  <w:style w:type="character" w:styleId="EndnoteReference">
    <w:name w:val="endnote reference"/>
    <w:basedOn w:val="DefaultParagraphFont"/>
    <w:uiPriority w:val="99"/>
    <w:semiHidden/>
    <w:unhideWhenUsed/>
    <w:rsid w:val="00771C15"/>
    <w:rPr>
      <w:vertAlign w:val="superscript"/>
    </w:rPr>
  </w:style>
  <w:style w:type="paragraph" w:styleId="NoSpacing">
    <w:name w:val="No Spacing"/>
    <w:link w:val="NoSpacingChar"/>
    <w:uiPriority w:val="1"/>
    <w:qFormat/>
    <w:rsid w:val="00BF3295"/>
    <w:rPr>
      <w:sz w:val="22"/>
      <w:szCs w:val="22"/>
      <w:lang w:eastAsia="en-US"/>
    </w:rPr>
  </w:style>
  <w:style w:type="character" w:customStyle="1" w:styleId="NoSpacingChar">
    <w:name w:val="No Spacing Char"/>
    <w:basedOn w:val="DefaultParagraphFont"/>
    <w:link w:val="NoSpacing"/>
    <w:uiPriority w:val="1"/>
    <w:rsid w:val="00BF3295"/>
    <w:rPr>
      <w:sz w:val="22"/>
      <w:szCs w:val="22"/>
      <w:lang w:eastAsia="en-US"/>
    </w:rPr>
  </w:style>
  <w:style w:type="paragraph" w:styleId="Header">
    <w:name w:val="header"/>
    <w:basedOn w:val="Normal"/>
    <w:link w:val="HeaderChar"/>
    <w:uiPriority w:val="99"/>
    <w:unhideWhenUsed/>
    <w:rsid w:val="00ED2374"/>
    <w:pPr>
      <w:tabs>
        <w:tab w:val="center" w:pos="4680"/>
        <w:tab w:val="right" w:pos="9360"/>
      </w:tabs>
    </w:pPr>
  </w:style>
  <w:style w:type="character" w:customStyle="1" w:styleId="HeaderChar">
    <w:name w:val="Header Char"/>
    <w:basedOn w:val="DefaultParagraphFont"/>
    <w:link w:val="Header"/>
    <w:uiPriority w:val="99"/>
    <w:rsid w:val="00ED2374"/>
  </w:style>
  <w:style w:type="paragraph" w:styleId="Footer">
    <w:name w:val="footer"/>
    <w:basedOn w:val="Normal"/>
    <w:link w:val="FooterChar"/>
    <w:uiPriority w:val="99"/>
    <w:unhideWhenUsed/>
    <w:rsid w:val="00ED2374"/>
    <w:pPr>
      <w:tabs>
        <w:tab w:val="center" w:pos="4680"/>
        <w:tab w:val="right" w:pos="9360"/>
      </w:tabs>
    </w:pPr>
  </w:style>
  <w:style w:type="character" w:customStyle="1" w:styleId="FooterChar">
    <w:name w:val="Footer Char"/>
    <w:basedOn w:val="DefaultParagraphFont"/>
    <w:link w:val="Footer"/>
    <w:uiPriority w:val="99"/>
    <w:rsid w:val="00ED2374"/>
  </w:style>
  <w:style w:type="paragraph" w:styleId="CommentSubject">
    <w:name w:val="annotation subject"/>
    <w:basedOn w:val="CommentText"/>
    <w:next w:val="CommentText"/>
    <w:link w:val="CommentSubjectChar"/>
    <w:uiPriority w:val="99"/>
    <w:semiHidden/>
    <w:unhideWhenUsed/>
    <w:rsid w:val="007E745F"/>
    <w:rPr>
      <w:b/>
      <w:bCs/>
      <w:sz w:val="20"/>
      <w:szCs w:val="20"/>
    </w:rPr>
  </w:style>
  <w:style w:type="character" w:customStyle="1" w:styleId="CommentSubjectChar">
    <w:name w:val="Comment Subject Char"/>
    <w:basedOn w:val="CommentTextChar"/>
    <w:link w:val="CommentSubject"/>
    <w:uiPriority w:val="99"/>
    <w:semiHidden/>
    <w:rsid w:val="007E745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ntTable" Target="fontTable.xml"/><Relationship Id="rId13" Type="http://schemas.openxmlformats.org/officeDocument/2006/relationships/theme" Target="theme/theme1.xml"/><Relationship Id="rId14" Type="http://schemas.microsoft.com/office/2011/relationships/people" Target="people.xml"/><Relationship Id="rId15" Type="http://schemas.microsoft.com/office/2011/relationships/commentsExtended" Target="commentsExtended.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openxmlformats.org/officeDocument/2006/relationships/image" Target="media/image1.png"/></Relationships>
</file>

<file path=word/_rels/endnotes.xml.rels><?xml version="1.0" encoding="UTF-8" standalone="yes"?>
<Relationships xmlns="http://schemas.openxmlformats.org/package/2006/relationships"><Relationship Id="rId1" Type="http://schemas.openxmlformats.org/officeDocument/2006/relationships/hyperlink" Target="http://www.businessarchitectureguild.org" TargetMode="External"/><Relationship Id="rId2" Type="http://schemas.openxmlformats.org/officeDocument/2006/relationships/hyperlink" Target="http://hbswk.hbs.edu/item/5170.html" TargetMode="External"/><Relationship Id="rId3" Type="http://schemas.openxmlformats.org/officeDocument/2006/relationships/hyperlink" Target="http://hbr.org/2012/05/creating-an-organic-growth-machine/a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5D20C3-F578-6143-B39D-C8764A6AB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4906</Words>
  <Characters>27965</Characters>
  <Application>Microsoft Macintosh Word</Application>
  <DocSecurity>4</DocSecurity>
  <Lines>233</Lines>
  <Paragraphs>65</Paragraphs>
  <ScaleCrop>false</ScaleCrop>
  <HeadingPairs>
    <vt:vector size="2" baseType="variant">
      <vt:variant>
        <vt:lpstr>Title</vt:lpstr>
      </vt:variant>
      <vt:variant>
        <vt:i4>1</vt:i4>
      </vt:variant>
    </vt:vector>
  </HeadingPairs>
  <TitlesOfParts>
    <vt:vector size="1" baseType="lpstr">
      <vt:lpstr>White Paper (Requirements).docx</vt:lpstr>
    </vt:vector>
  </TitlesOfParts>
  <Company>The Value Enablement Group, LLC.</Company>
  <LinksUpToDate>false</LinksUpToDate>
  <CharactersWithSpaces>32806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Paper (Requirements).docx</dc:title>
  <dc:creator>William Ulrich</dc:creator>
  <cp:lastModifiedBy>jeffrey wallk</cp:lastModifiedBy>
  <cp:revision>2</cp:revision>
  <dcterms:created xsi:type="dcterms:W3CDTF">2014-03-20T22:22:00Z</dcterms:created>
  <dcterms:modified xsi:type="dcterms:W3CDTF">2014-03-20T22:22:00Z</dcterms:modified>
</cp:coreProperties>
</file>