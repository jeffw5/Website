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12EA7" w14:textId="57F7965B" w:rsidR="00463C51" w:rsidRPr="0074247B" w:rsidRDefault="0074247B" w:rsidP="0074247B">
      <w:pPr>
        <w:jc w:val="center"/>
        <w:rPr>
          <w:b/>
          <w:sz w:val="32"/>
        </w:rPr>
      </w:pPr>
      <w:r>
        <w:rPr>
          <w:b/>
          <w:sz w:val="32"/>
        </w:rPr>
        <w:t xml:space="preserve">Requirements Team </w:t>
      </w:r>
      <w:r w:rsidR="00463C51" w:rsidRPr="0074247B">
        <w:rPr>
          <w:b/>
          <w:sz w:val="32"/>
        </w:rPr>
        <w:t>Whitepaper Outline</w:t>
      </w:r>
    </w:p>
    <w:p w14:paraId="0A343C8E" w14:textId="79D0CA8C" w:rsidR="0074247B" w:rsidRDefault="0074247B" w:rsidP="0074247B">
      <w:pPr>
        <w:pStyle w:val="Heading1"/>
      </w:pPr>
      <w:r>
        <w:t xml:space="preserve">- </w:t>
      </w:r>
      <w:r>
        <w:t>Adm</w:t>
      </w:r>
      <w:r w:rsidR="00374C13">
        <w:t>i</w:t>
      </w:r>
      <w:r>
        <w:t>nistration</w:t>
      </w:r>
      <w:r>
        <w:t xml:space="preserve"> -</w:t>
      </w:r>
    </w:p>
    <w:p w14:paraId="2F4836F1" w14:textId="4C1985F1" w:rsidR="00463C51" w:rsidRPr="0074247B" w:rsidRDefault="00463C51" w:rsidP="00463C51">
      <w:r w:rsidRPr="0074247B">
        <w:t>Contributors:</w:t>
      </w:r>
    </w:p>
    <w:p w14:paraId="38B2B92A" w14:textId="0B03D532" w:rsidR="00463C51" w:rsidRPr="0074247B" w:rsidRDefault="00463C51" w:rsidP="00463C51">
      <w:r w:rsidRPr="0074247B">
        <w:t>Reviewers:</w:t>
      </w:r>
    </w:p>
    <w:p w14:paraId="0664DAA7" w14:textId="6624F32F" w:rsidR="00463C51" w:rsidRDefault="00463C51" w:rsidP="00463C51"/>
    <w:p w14:paraId="79FC43F6" w14:textId="393DD2EB" w:rsidR="0074247B" w:rsidRDefault="0074247B" w:rsidP="0074247B">
      <w:pPr>
        <w:pStyle w:val="Heading1"/>
      </w:pPr>
      <w:r>
        <w:t>Content Outline</w:t>
      </w:r>
    </w:p>
    <w:p w14:paraId="28D1AA49" w14:textId="34618BDB" w:rsidR="0074247B" w:rsidRDefault="0074247B" w:rsidP="00463C51">
      <w:pPr>
        <w:pStyle w:val="Heading3"/>
      </w:pPr>
      <w:r>
        <w:t>- Title -</w:t>
      </w:r>
    </w:p>
    <w:p w14:paraId="195F1179" w14:textId="2105E939" w:rsidR="007E65D9" w:rsidRPr="00360F0C" w:rsidRDefault="007E65D9" w:rsidP="0074247B">
      <w:pPr>
        <w:rPr>
          <w:i/>
        </w:rPr>
      </w:pPr>
      <w:r w:rsidRPr="00360F0C">
        <w:rPr>
          <w:i/>
        </w:rPr>
        <w:t>Here’s some working titles to get the ideas flowing for the title of the white pape</w:t>
      </w:r>
      <w:r>
        <w:rPr>
          <w:i/>
        </w:rPr>
        <w:t>r:</w:t>
      </w:r>
    </w:p>
    <w:p w14:paraId="6996058E" w14:textId="36CFCA28" w:rsidR="0074247B" w:rsidRDefault="007E65D9" w:rsidP="0074247B">
      <w:r>
        <w:t>Demystifying Agile Product Mgt role in architecting business solutions and initiative plans.</w:t>
      </w:r>
    </w:p>
    <w:p w14:paraId="69B2AF92" w14:textId="00C98C7A" w:rsidR="007E65D9" w:rsidRDefault="007E65D9" w:rsidP="0074247B">
      <w:r>
        <w:t>Business Architecture Clarifications for Agile Product Mgt</w:t>
      </w:r>
    </w:p>
    <w:p w14:paraId="7170502F" w14:textId="1EEA0CC8" w:rsidR="00F6035C" w:rsidRDefault="000E1E4C" w:rsidP="0074247B">
      <w:commentRangeStart w:id="0"/>
      <w:r>
        <w:t xml:space="preserve">Moving from </w:t>
      </w:r>
      <w:r w:rsidR="007E65D9">
        <w:t>Strategy to Execution</w:t>
      </w:r>
      <w:r>
        <w:t xml:space="preserve">: </w:t>
      </w:r>
      <w:r w:rsidR="007E65D9">
        <w:t>Agile Product M</w:t>
      </w:r>
      <w:r>
        <w:t>anagement</w:t>
      </w:r>
      <w:r w:rsidR="007E65D9">
        <w:t xml:space="preserve"> using Business Architecture</w:t>
      </w:r>
      <w:commentRangeEnd w:id="0"/>
      <w:r>
        <w:rPr>
          <w:rStyle w:val="CommentReference"/>
        </w:rPr>
        <w:commentReference w:id="0"/>
      </w:r>
    </w:p>
    <w:p w14:paraId="01F8A183" w14:textId="43F913B4" w:rsidR="007E65D9" w:rsidRDefault="007E65D9" w:rsidP="0074247B">
      <w:r>
        <w:t>Complimentary powers for agile delivery: product management and business architecture</w:t>
      </w:r>
    </w:p>
    <w:p w14:paraId="4575B822" w14:textId="77777777" w:rsidR="007E65D9" w:rsidRDefault="007E65D9" w:rsidP="0074247B"/>
    <w:p w14:paraId="137525D8" w14:textId="317D7D11" w:rsidR="0074247B" w:rsidRDefault="00F6035C" w:rsidP="00F6035C">
      <w:pPr>
        <w:pStyle w:val="Heading3"/>
      </w:pPr>
      <w:r>
        <w:t xml:space="preserve">- </w:t>
      </w:r>
      <w:r w:rsidR="008A7D9A">
        <w:t>Purpose</w:t>
      </w:r>
      <w:r>
        <w:t xml:space="preserve"> - </w:t>
      </w:r>
    </w:p>
    <w:p w14:paraId="2BBDD83E" w14:textId="77777777" w:rsidR="008A7D9A" w:rsidRPr="00360F0C" w:rsidRDefault="008A7D9A" w:rsidP="008A7D9A">
      <w:pPr>
        <w:tabs>
          <w:tab w:val="left" w:pos="2340"/>
        </w:tabs>
        <w:rPr>
          <w:b/>
        </w:rPr>
      </w:pPr>
      <w:r w:rsidRPr="00360F0C">
        <w:rPr>
          <w:b/>
        </w:rPr>
        <w:t>White Paper Objective(s):</w:t>
      </w:r>
    </w:p>
    <w:p w14:paraId="2D1D7CD2" w14:textId="7EA1804C" w:rsidR="008A7D9A" w:rsidRDefault="008A7D9A" w:rsidP="008A7D9A">
      <w:pPr>
        <w:ind w:left="720"/>
      </w:pPr>
      <w:r>
        <w:t xml:space="preserve">This whitepaper is intended to align what business architecture </w:t>
      </w:r>
      <w:r w:rsidR="000E1E4C">
        <w:t xml:space="preserve">offers </w:t>
      </w:r>
      <w:r>
        <w:t xml:space="preserve">product centric roles in an agile environment, inclusive of how strategy is developed for products and </w:t>
      </w:r>
      <w:r w:rsidR="000E1E4C">
        <w:t>how</w:t>
      </w:r>
      <w:bookmarkStart w:id="1" w:name="_GoBack"/>
      <w:bookmarkEnd w:id="1"/>
      <w:r w:rsidR="000E1E4C">
        <w:t xml:space="preserve"> it provides context</w:t>
      </w:r>
      <w:r>
        <w:t xml:space="preserve"> </w:t>
      </w:r>
      <w:r w:rsidR="000E1E4C">
        <w:t>for</w:t>
      </w:r>
      <w:r>
        <w:t xml:space="preserve"> </w:t>
      </w:r>
      <w:commentRangeStart w:id="2"/>
      <w:r>
        <w:t>execution</w:t>
      </w:r>
      <w:commentRangeEnd w:id="2"/>
      <w:r w:rsidR="005808BF">
        <w:rPr>
          <w:rStyle w:val="CommentReference"/>
        </w:rPr>
        <w:commentReference w:id="2"/>
      </w:r>
      <w:r>
        <w:t xml:space="preserve">. </w:t>
      </w:r>
    </w:p>
    <w:p w14:paraId="5F4A43E7" w14:textId="77777777" w:rsidR="008A7D9A" w:rsidRDefault="008A7D9A" w:rsidP="008A7D9A">
      <w:pPr>
        <w:tabs>
          <w:tab w:val="left" w:pos="2340"/>
        </w:tabs>
      </w:pPr>
    </w:p>
    <w:p w14:paraId="3F1BD6ED" w14:textId="77777777" w:rsidR="008A7D9A" w:rsidRPr="00360F0C" w:rsidRDefault="008A7D9A" w:rsidP="008A7D9A">
      <w:pPr>
        <w:tabs>
          <w:tab w:val="left" w:pos="2340"/>
        </w:tabs>
        <w:rPr>
          <w:b/>
        </w:rPr>
      </w:pPr>
      <w:r w:rsidRPr="00360F0C">
        <w:rPr>
          <w:b/>
        </w:rPr>
        <w:t>White Paper Goal(s):</w:t>
      </w:r>
    </w:p>
    <w:p w14:paraId="2A110C0E" w14:textId="77777777" w:rsidR="008A7D9A" w:rsidRDefault="008A7D9A" w:rsidP="008A7D9A">
      <w:pPr>
        <w:ind w:left="720"/>
      </w:pPr>
      <w:r>
        <w:t>This whitepaper should enable practitioners to:</w:t>
      </w:r>
    </w:p>
    <w:p w14:paraId="2296B5F9" w14:textId="58E75B0F" w:rsidR="00211C8A" w:rsidRDefault="008A7D9A" w:rsidP="008A7D9A">
      <w:pPr>
        <w:pStyle w:val="ListParagraph"/>
        <w:numPr>
          <w:ilvl w:val="0"/>
          <w:numId w:val="3"/>
        </w:numPr>
        <w:rPr>
          <w:ins w:id="3" w:author="Domin, Catherine" w:date="2019-01-27T22:26:00Z"/>
        </w:rPr>
      </w:pPr>
      <w:del w:id="4" w:author="Domin, Catherine" w:date="2019-01-27T22:15:00Z">
        <w:r>
          <w:delText xml:space="preserve">Establish and integrate product concepts into value delivery enterprise wide, using </w:delText>
        </w:r>
      </w:del>
      <w:ins w:id="5" w:author="Domin, Catherine" w:date="2019-01-27T22:03:00Z">
        <w:r w:rsidR="00211C8A">
          <w:t xml:space="preserve">Leverage </w:t>
        </w:r>
      </w:ins>
      <w:commentRangeStart w:id="6"/>
      <w:ins w:id="7" w:author="Cathy" w:date="2019-01-28T14:11:00Z">
        <w:r>
          <w:t xml:space="preserve">business architecture </w:t>
        </w:r>
      </w:ins>
      <w:ins w:id="8" w:author="Domin, Catherine" w:date="2019-01-27T22:20:00Z">
        <w:r w:rsidR="009B0A65">
          <w:t xml:space="preserve">as </w:t>
        </w:r>
      </w:ins>
      <w:ins w:id="9" w:author="Domin, Catherine" w:date="2019-01-27T22:07:00Z">
        <w:r w:rsidR="00211C8A">
          <w:t xml:space="preserve">context </w:t>
        </w:r>
      </w:ins>
      <w:commentRangeEnd w:id="6"/>
      <w:ins w:id="10" w:author="Domin, Catherine" w:date="2019-01-27T23:25:00Z">
        <w:r w:rsidR="0058698F">
          <w:rPr>
            <w:rStyle w:val="CommentReference"/>
          </w:rPr>
          <w:commentReference w:id="6"/>
        </w:r>
      </w:ins>
      <w:ins w:id="11" w:author="Domin, Catherine" w:date="2019-01-27T22:39:00Z">
        <w:r w:rsidR="003048C1">
          <w:t>in</w:t>
        </w:r>
      </w:ins>
      <w:ins w:id="12" w:author="Domin, Catherine" w:date="2019-01-27T22:12:00Z">
        <w:r w:rsidR="00211C8A">
          <w:t xml:space="preserve"> develop</w:t>
        </w:r>
      </w:ins>
      <w:ins w:id="13" w:author="Domin, Catherine" w:date="2019-01-27T22:39:00Z">
        <w:r w:rsidR="003048C1">
          <w:t>ing</w:t>
        </w:r>
      </w:ins>
      <w:ins w:id="14" w:author="Domin, Catherine" w:date="2019-01-27T22:05:00Z">
        <w:r w:rsidR="00211C8A">
          <w:t xml:space="preserve"> </w:t>
        </w:r>
      </w:ins>
      <w:ins w:id="15" w:author="Domin, Catherine" w:date="2019-01-27T22:06:00Z">
        <w:r w:rsidR="00211C8A">
          <w:t>hypotheses</w:t>
        </w:r>
      </w:ins>
      <w:ins w:id="16" w:author="Domin, Catherine" w:date="2019-01-27T22:07:00Z">
        <w:r w:rsidR="00211C8A">
          <w:t xml:space="preserve"> </w:t>
        </w:r>
      </w:ins>
      <w:ins w:id="17" w:author="Domin, Catherine" w:date="2019-01-27T22:14:00Z">
        <w:r w:rsidR="009B0A65">
          <w:t>for</w:t>
        </w:r>
      </w:ins>
      <w:ins w:id="18" w:author="Domin, Catherine" w:date="2019-01-27T22:11:00Z">
        <w:r w:rsidR="00211C8A">
          <w:t xml:space="preserve"> </w:t>
        </w:r>
      </w:ins>
      <w:ins w:id="19" w:author="Domin, Catherine" w:date="2019-01-27T22:07:00Z">
        <w:r w:rsidR="00211C8A">
          <w:t>deliver</w:t>
        </w:r>
      </w:ins>
      <w:ins w:id="20" w:author="Domin, Catherine" w:date="2019-01-27T22:14:00Z">
        <w:r w:rsidR="009B0A65">
          <w:t>ing</w:t>
        </w:r>
      </w:ins>
      <w:ins w:id="21" w:author="Domin, Catherine" w:date="2019-01-27T22:07:00Z">
        <w:r w:rsidR="00211C8A">
          <w:t xml:space="preserve"> strategic outcomes</w:t>
        </w:r>
      </w:ins>
      <w:ins w:id="22" w:author="Domin, Catherine" w:date="2019-01-27T22:16:00Z">
        <w:r w:rsidR="009B0A65">
          <w:t xml:space="preserve"> in </w:t>
        </w:r>
      </w:ins>
      <w:ins w:id="23" w:author="Domin, Catherine" w:date="2019-01-27T22:49:00Z">
        <w:r w:rsidR="00573FAF">
          <w:t xml:space="preserve">product-centered </w:t>
        </w:r>
      </w:ins>
      <w:ins w:id="24" w:author="Domin, Catherine" w:date="2019-01-27T22:16:00Z">
        <w:r w:rsidR="009B0A65">
          <w:t>agile organizations</w:t>
        </w:r>
      </w:ins>
      <w:ins w:id="25" w:author="Domin, Catherine" w:date="2019-01-27T22:05:00Z">
        <w:r w:rsidR="00211C8A">
          <w:t xml:space="preserve"> </w:t>
        </w:r>
      </w:ins>
    </w:p>
    <w:p w14:paraId="33833689" w14:textId="6554D350" w:rsidR="0082200F" w:rsidRDefault="003048C1" w:rsidP="008A7D9A">
      <w:pPr>
        <w:pStyle w:val="ListParagraph"/>
        <w:numPr>
          <w:ilvl w:val="0"/>
          <w:numId w:val="3"/>
        </w:numPr>
        <w:rPr>
          <w:ins w:id="26" w:author="Domin, Catherine" w:date="2019-01-27T22:07:00Z"/>
        </w:rPr>
      </w:pPr>
      <w:ins w:id="27" w:author="Domin, Catherine" w:date="2019-01-27T22:35:00Z">
        <w:r>
          <w:t xml:space="preserve">Identify stakeholders impacted by </w:t>
        </w:r>
      </w:ins>
      <w:ins w:id="28" w:author="Domin, Catherine" w:date="2019-01-27T22:38:00Z">
        <w:r>
          <w:t xml:space="preserve">capability </w:t>
        </w:r>
      </w:ins>
      <w:ins w:id="29" w:author="Domin, Catherine" w:date="2019-01-27T22:40:00Z">
        <w:r>
          <w:t>improvements within a product</w:t>
        </w:r>
      </w:ins>
      <w:ins w:id="30" w:author="Domin, Catherine" w:date="2019-01-27T22:41:00Z">
        <w:r>
          <w:t xml:space="preserve"> or service</w:t>
        </w:r>
      </w:ins>
      <w:ins w:id="31" w:author="Domin, Catherine" w:date="2019-01-27T22:49:00Z">
        <w:r w:rsidR="00573FAF">
          <w:t xml:space="preserve"> line</w:t>
        </w:r>
      </w:ins>
    </w:p>
    <w:p w14:paraId="6B083346" w14:textId="77777777" w:rsidR="008A7D9A" w:rsidRDefault="009B0A65" w:rsidP="008A7D9A">
      <w:pPr>
        <w:pStyle w:val="ListParagraph"/>
        <w:numPr>
          <w:ilvl w:val="0"/>
          <w:numId w:val="3"/>
        </w:numPr>
      </w:pPr>
      <w:ins w:id="32" w:author="Domin, Catherine" w:date="2019-01-27T22:14:00Z">
        <w:r>
          <w:t>Integrat</w:t>
        </w:r>
      </w:ins>
      <w:ins w:id="33" w:author="Domin, Catherine" w:date="2019-01-27T22:15:00Z">
        <w:r>
          <w:t xml:space="preserve">e </w:t>
        </w:r>
      </w:ins>
      <w:ins w:id="34" w:author="Domin, Catherine" w:date="2019-01-27T22:14:00Z">
        <w:r w:rsidR="008A7D9A">
          <w:t>business archite</w:t>
        </w:r>
      </w:ins>
      <w:ins w:id="35" w:author="Domin, Catherine" w:date="2019-01-27T22:15:00Z">
        <w:r w:rsidR="008A7D9A">
          <w:t xml:space="preserve">cture </w:t>
        </w:r>
      </w:ins>
      <w:r w:rsidR="008A7D9A">
        <w:t>methods and artifacts</w:t>
      </w:r>
      <w:ins w:id="36" w:author="Domin, Catherine" w:date="2019-01-27T22:15:00Z">
        <w:r>
          <w:t xml:space="preserve"> into the value delivery practices of </w:t>
        </w:r>
      </w:ins>
      <w:ins w:id="37" w:author="Domin, Catherine" w:date="2019-01-27T22:16:00Z">
        <w:r>
          <w:t xml:space="preserve">teams within </w:t>
        </w:r>
      </w:ins>
      <w:ins w:id="38" w:author="Domin, Catherine" w:date="2019-01-27T22:15:00Z">
        <w:r>
          <w:t>the enterprise</w:t>
        </w:r>
      </w:ins>
    </w:p>
    <w:p w14:paraId="34A3FB7E" w14:textId="1AA369AB" w:rsidR="008A7D9A" w:rsidRDefault="008A7D9A" w:rsidP="008A7D9A">
      <w:pPr>
        <w:pStyle w:val="ListParagraph"/>
        <w:numPr>
          <w:ilvl w:val="0"/>
          <w:numId w:val="3"/>
        </w:numPr>
        <w:rPr>
          <w:del w:id="39" w:author="Domin, Catherine" w:date="2019-01-27T22:26:00Z"/>
        </w:rPr>
      </w:pPr>
      <w:del w:id="40" w:author="Domin, Catherine" w:date="2019-01-27T22:26:00Z">
        <w:r>
          <w:delText>Identify and prioritize opportunities to integrate business architecture within agile organizations and teams</w:delText>
        </w:r>
      </w:del>
    </w:p>
    <w:p w14:paraId="11F3DC61" w14:textId="00381C4B" w:rsidR="008A7D9A" w:rsidRDefault="008A7D9A" w:rsidP="008A7D9A">
      <w:pPr>
        <w:pStyle w:val="ListParagraph"/>
        <w:numPr>
          <w:ilvl w:val="0"/>
          <w:numId w:val="3"/>
        </w:numPr>
        <w:rPr>
          <w:del w:id="41" w:author="Domin, Catherine" w:date="2019-01-27T22:16:00Z"/>
        </w:rPr>
      </w:pPr>
      <w:del w:id="42" w:author="Domin, Catherine" w:date="2019-01-27T22:16:00Z">
        <w:r>
          <w:delText>Integrate business architecture within agile organizations and teams to achieve specific outcomes</w:delText>
        </w:r>
      </w:del>
    </w:p>
    <w:p w14:paraId="0AACAE6F" w14:textId="77777777" w:rsidR="00F6035C" w:rsidRPr="0074247B" w:rsidRDefault="00F6035C" w:rsidP="00F6035C"/>
    <w:p w14:paraId="022654E8" w14:textId="505004B6" w:rsidR="00463C51" w:rsidRDefault="00463C51" w:rsidP="00463C51">
      <w:pPr>
        <w:pStyle w:val="Heading3"/>
      </w:pPr>
      <w:r>
        <w:lastRenderedPageBreak/>
        <w:t xml:space="preserve">- Introduction - </w:t>
      </w:r>
    </w:p>
    <w:p w14:paraId="1C1E81AC" w14:textId="77777777" w:rsidR="00463C51" w:rsidRDefault="00463C51" w:rsidP="00463C51">
      <w:pPr>
        <w:pStyle w:val="Heading3"/>
      </w:pPr>
    </w:p>
    <w:p w14:paraId="15AAF0AF" w14:textId="526D8240" w:rsidR="00463C51" w:rsidRPr="00360F0C" w:rsidRDefault="00FD1BEA" w:rsidP="00463C51">
      <w:pPr>
        <w:rPr>
          <w:b/>
        </w:rPr>
      </w:pPr>
      <w:commentRangeStart w:id="43"/>
      <w:r w:rsidRPr="00360F0C">
        <w:rPr>
          <w:b/>
        </w:rPr>
        <w:t>High level issues or trends:</w:t>
      </w:r>
      <w:commentRangeEnd w:id="43"/>
      <w:r w:rsidR="00EB628B">
        <w:rPr>
          <w:rStyle w:val="CommentReference"/>
        </w:rPr>
        <w:commentReference w:id="43"/>
      </w:r>
    </w:p>
    <w:p w14:paraId="59E02657" w14:textId="3A7FE51B" w:rsidR="00463C51" w:rsidRDefault="00463C51" w:rsidP="00463C51">
      <w:pPr>
        <w:ind w:left="720"/>
      </w:pPr>
      <w:del w:id="44" w:author="Robert Kuchinski" w:date="2019-01-13T13:22:00Z">
        <w:r w:rsidDel="00213841">
          <w:delText xml:space="preserve">e.g. </w:delText>
        </w:r>
      </w:del>
      <w:r>
        <w:t xml:space="preserve">There is loose definition </w:t>
      </w:r>
      <w:del w:id="45" w:author="Domin, Catherine" w:date="2019-01-27T22:52:00Z">
        <w:r>
          <w:delText>and lacking clarity o</w:delText>
        </w:r>
      </w:del>
      <w:del w:id="46" w:author="Domin, Catherine" w:date="2019-01-27T22:53:00Z">
        <w:r>
          <w:delText xml:space="preserve">f </w:delText>
        </w:r>
      </w:del>
      <w:ins w:id="47" w:author="Domin, Catherine" w:date="2019-01-27T22:53:00Z">
        <w:r w:rsidR="00EB628B">
          <w:t xml:space="preserve">in agile frameworks regarding </w:t>
        </w:r>
      </w:ins>
      <w:r>
        <w:t>how product and product centric roles</w:t>
      </w:r>
      <w:del w:id="48" w:author="Domin, Catherine" w:date="2019-01-27T22:54:00Z">
        <w:r>
          <w:delText xml:space="preserve"> are defined in agile frameworks</w:delText>
        </w:r>
      </w:del>
      <w:del w:id="49" w:author="Robert Kuchinski [2]" w:date="2019-01-28T14:12:00Z">
        <w:r>
          <w:delText>.</w:delText>
        </w:r>
      </w:del>
      <w:ins w:id="50" w:author="Domin, Catherine" w:date="2019-01-27T22:54:00Z">
        <w:r w:rsidR="00EB628B">
          <w:t xml:space="preserve"> identify</w:t>
        </w:r>
      </w:ins>
      <w:ins w:id="51" w:author="Domin, Catherine" w:date="2019-01-27T22:56:00Z">
        <w:r w:rsidR="00EB628B">
          <w:t>, define</w:t>
        </w:r>
      </w:ins>
      <w:ins w:id="52" w:author="Domin, Catherine" w:date="2019-01-27T22:54:00Z">
        <w:r w:rsidR="00EB628B">
          <w:t xml:space="preserve"> </w:t>
        </w:r>
      </w:ins>
      <w:ins w:id="53" w:author="Domin, Catherine" w:date="2019-01-27T22:55:00Z">
        <w:r w:rsidR="00EB628B">
          <w:t>and prioritize opportunities</w:t>
        </w:r>
      </w:ins>
      <w:ins w:id="54" w:author="Cathy" w:date="2019-01-28T14:11:00Z">
        <w:r>
          <w:t>.</w:t>
        </w:r>
      </w:ins>
      <w:del w:id="55" w:author="Cathy" w:date="2019-01-28T14:11:00Z">
        <w:r>
          <w:delText>.</w:delText>
        </w:r>
      </w:del>
      <w:r>
        <w:t xml:space="preserve"> This leads to confusion about how these concepts are implemented and may disrupt or delay value delivery.</w:t>
      </w:r>
    </w:p>
    <w:p w14:paraId="14B4DE4C" w14:textId="77777777" w:rsidR="001D531B" w:rsidRDefault="001D531B" w:rsidP="001D531B">
      <w:pPr>
        <w:pStyle w:val="ListParagraph"/>
        <w:numPr>
          <w:ilvl w:val="0"/>
          <w:numId w:val="2"/>
        </w:numPr>
      </w:pPr>
      <w:r>
        <w:t>How we define customer [who purchases or uses products / services]</w:t>
      </w:r>
    </w:p>
    <w:p w14:paraId="79C0C2DA" w14:textId="77777777" w:rsidR="001D531B" w:rsidRDefault="001D531B" w:rsidP="001D531B">
      <w:pPr>
        <w:pStyle w:val="ListParagraph"/>
        <w:numPr>
          <w:ilvl w:val="0"/>
          <w:numId w:val="2"/>
        </w:numPr>
      </w:pPr>
      <w:r>
        <w:t>How we define products, value proposition, value items, to agile work hierarchy (epic, feature, story)</w:t>
      </w:r>
    </w:p>
    <w:p w14:paraId="73001CB4" w14:textId="77777777" w:rsidR="001D531B" w:rsidRDefault="001D531B" w:rsidP="001D531B">
      <w:pPr>
        <w:pStyle w:val="ListParagraph"/>
        <w:numPr>
          <w:ilvl w:val="0"/>
          <w:numId w:val="2"/>
        </w:numPr>
      </w:pPr>
      <w:r>
        <w:t>How we develop products at an enterprise offering (upstream) vs building solutions (downstream)</w:t>
      </w:r>
    </w:p>
    <w:p w14:paraId="665A1ACD" w14:textId="77777777" w:rsidR="001D531B" w:rsidRDefault="001D531B" w:rsidP="001D531B">
      <w:pPr>
        <w:pStyle w:val="ListParagraph"/>
        <w:numPr>
          <w:ilvl w:val="0"/>
          <w:numId w:val="2"/>
        </w:numPr>
      </w:pPr>
      <w:r>
        <w:t>How we organize to deliver products and value</w:t>
      </w:r>
    </w:p>
    <w:p w14:paraId="29C31C97" w14:textId="7B77A295" w:rsidR="001D531B" w:rsidRDefault="001D531B" w:rsidP="001D531B">
      <w:pPr>
        <w:pStyle w:val="ListParagraph"/>
        <w:numPr>
          <w:ilvl w:val="0"/>
          <w:numId w:val="2"/>
        </w:numPr>
        <w:rPr>
          <w:ins w:id="56" w:author="Robert Kuchinski" w:date="2019-01-13T13:24:00Z"/>
        </w:rPr>
      </w:pPr>
      <w:r>
        <w:t xml:space="preserve">Aligning product in context of </w:t>
      </w:r>
      <w:proofErr w:type="gramStart"/>
      <w:r>
        <w:t>platform based</w:t>
      </w:r>
      <w:proofErr w:type="gramEnd"/>
      <w:r>
        <w:t xml:space="preserve"> business models and how you define a unit of value</w:t>
      </w:r>
      <w:ins w:id="57" w:author="Robert Kuchinski" w:date="2019-01-13T13:24:00Z">
        <w:r w:rsidR="00213841">
          <w:t>, where platform is defined as:</w:t>
        </w:r>
      </w:ins>
    </w:p>
    <w:p w14:paraId="0E19EFC1" w14:textId="63FA2F44" w:rsidR="00213841" w:rsidRDefault="00213841" w:rsidP="00360F0C">
      <w:pPr>
        <w:pStyle w:val="ListParagraph"/>
        <w:numPr>
          <w:ilvl w:val="1"/>
          <w:numId w:val="2"/>
        </w:numPr>
      </w:pPr>
      <w:ins w:id="58" w:author="Robert Kuchinski" w:date="2019-01-13T13:24:00Z">
        <w:r w:rsidRPr="00213841">
          <w:t>A platform is a business model that creates value by facilitating exchanges between two or more interdependent groups, usually consumers and producers. In order to make these exchanges happen, platforms harness and create large, scalable networks of users and resources that can be accessed on demand</w:t>
        </w:r>
      </w:ins>
      <w:ins w:id="59" w:author="Robert Kuchinski" w:date="2019-01-13T13:26:00Z">
        <w:r>
          <w:t xml:space="preserve"> (e.g. Facebook, Uber, Alibaba, etc.)</w:t>
        </w:r>
      </w:ins>
    </w:p>
    <w:p w14:paraId="0C1174A7" w14:textId="00D00826" w:rsidR="001D531B" w:rsidRDefault="001D531B" w:rsidP="00463C51">
      <w:pPr>
        <w:ind w:left="720"/>
      </w:pPr>
    </w:p>
    <w:p w14:paraId="5ADD8D87" w14:textId="77777777" w:rsidR="00FD1BEA" w:rsidRPr="00360F0C" w:rsidRDefault="00FD1BEA" w:rsidP="00FD1BEA">
      <w:pPr>
        <w:rPr>
          <w:b/>
        </w:rPr>
      </w:pPr>
      <w:r w:rsidRPr="00360F0C">
        <w:rPr>
          <w:b/>
        </w:rPr>
        <w:t>Problem and why it should be solved:</w:t>
      </w:r>
    </w:p>
    <w:p w14:paraId="28F36245" w14:textId="08BD1A58" w:rsidR="00213841" w:rsidRDefault="00FD1BEA" w:rsidP="00FD1BEA">
      <w:pPr>
        <w:ind w:left="720"/>
        <w:rPr>
          <w:ins w:id="60" w:author="Robert Kuchinski" w:date="2019-01-13T13:22:00Z"/>
        </w:rPr>
      </w:pPr>
      <w:r>
        <w:t>Despite the inclusion of strategy and portfolio concepts in frameworks for scaling agile, there is still open interpretation and confusion about how to connect strategy to execution</w:t>
      </w:r>
      <w:ins w:id="61" w:author="Frank" w:date="2019-01-28T14:12:00Z">
        <w:r w:rsidR="005808BF">
          <w:t xml:space="preserve"> effectively</w:t>
        </w:r>
      </w:ins>
      <w:r>
        <w:t xml:space="preserve">, especially around the use of product. </w:t>
      </w:r>
    </w:p>
    <w:p w14:paraId="008B6CC2" w14:textId="55E39256" w:rsidR="00FD1BEA" w:rsidRDefault="00FD1BEA" w:rsidP="00FD1BEA">
      <w:pPr>
        <w:ind w:left="720"/>
      </w:pPr>
      <w:r>
        <w:t xml:space="preserve">Frameworks for scaling agile </w:t>
      </w:r>
      <w:commentRangeStart w:id="62"/>
      <w:r>
        <w:t>(e.g. Scaled Agile Framework, SAFe</w:t>
      </w:r>
      <w:commentRangeEnd w:id="62"/>
      <w:r w:rsidR="00EB628B">
        <w:rPr>
          <w:rStyle w:val="CommentReference"/>
        </w:rPr>
        <w:commentReference w:id="62"/>
      </w:r>
      <w:r>
        <w:t xml:space="preserve">) can benefit from partnership with business architecture to provide clarification on the use of product in business models. This includes how product correlates to a defined unit of value, and how companies can organize around products to deliver value. Business architecture uses a set of artifacts to link strategy to execution to complement </w:t>
      </w:r>
      <w:del w:id="63" w:author="Robert Kuchinski" w:date="2019-01-13T13:23:00Z">
        <w:r w:rsidDel="00213841">
          <w:delText xml:space="preserve">an </w:delText>
        </w:r>
      </w:del>
      <w:r>
        <w:t>agile operating model</w:t>
      </w:r>
      <w:ins w:id="64" w:author="Robert Kuchinski" w:date="2019-01-13T13:23:00Z">
        <w:r w:rsidR="00213841">
          <w:t>s</w:t>
        </w:r>
      </w:ins>
      <w:r>
        <w:t xml:space="preserve"> or agile organizations.</w:t>
      </w:r>
    </w:p>
    <w:p w14:paraId="7CAABD16" w14:textId="3D24E2C0" w:rsidR="008A7D9A" w:rsidRDefault="008A7D9A" w:rsidP="008A7D9A"/>
    <w:p w14:paraId="4B1BA6B5" w14:textId="55A673EC" w:rsidR="008A7D9A" w:rsidRPr="00360F0C" w:rsidRDefault="008A7D9A" w:rsidP="008A7D9A">
      <w:pPr>
        <w:rPr>
          <w:b/>
        </w:rPr>
      </w:pPr>
      <w:r w:rsidRPr="00360F0C">
        <w:rPr>
          <w:b/>
        </w:rPr>
        <w:t>State the solution to the problem:</w:t>
      </w:r>
    </w:p>
    <w:p w14:paraId="6DB9F6EE" w14:textId="009C24F6" w:rsidR="008A7D9A" w:rsidRDefault="008A7D9A" w:rsidP="008A7D9A">
      <w:pPr>
        <w:rPr>
          <w:ins w:id="65" w:author="Robert Kuchinski" w:date="2019-01-13T13:27:00Z"/>
        </w:rPr>
      </w:pPr>
      <w:del w:id="66" w:author="Robert Kuchinski" w:date="2019-01-13T13:26:00Z">
        <w:r w:rsidDel="00213841">
          <w:delText>TBD</w:delText>
        </w:r>
      </w:del>
      <w:ins w:id="67" w:author="Robert Kuchinski" w:date="2019-01-13T13:26:00Z">
        <w:r w:rsidR="00213841">
          <w:t xml:space="preserve">Leverage key business architecture </w:t>
        </w:r>
      </w:ins>
      <w:ins w:id="68" w:author="Robert Kuchinski" w:date="2019-01-13T13:27:00Z">
        <w:r w:rsidR="00213841">
          <w:t>artifacts and cross-mapping of information to:</w:t>
        </w:r>
      </w:ins>
    </w:p>
    <w:p w14:paraId="0142A286" w14:textId="6B375537" w:rsidR="00213841" w:rsidRDefault="00213841" w:rsidP="00360F0C">
      <w:pPr>
        <w:pStyle w:val="ListParagraph"/>
        <w:numPr>
          <w:ilvl w:val="0"/>
          <w:numId w:val="4"/>
        </w:numPr>
        <w:rPr>
          <w:ins w:id="69" w:author="Robert Kuchinski" w:date="2019-01-13T13:28:00Z"/>
        </w:rPr>
      </w:pPr>
      <w:ins w:id="70" w:author="Robert Kuchinski" w:date="2019-01-13T13:27:00Z">
        <w:r>
          <w:t xml:space="preserve">Provide greater clarity to use of ‘products’ within an organization </w:t>
        </w:r>
      </w:ins>
    </w:p>
    <w:p w14:paraId="355F10C5" w14:textId="75A766C6" w:rsidR="00213841" w:rsidRDefault="00213841" w:rsidP="00213841">
      <w:pPr>
        <w:pStyle w:val="ListParagraph"/>
        <w:numPr>
          <w:ilvl w:val="0"/>
          <w:numId w:val="4"/>
        </w:numPr>
        <w:rPr>
          <w:ins w:id="71" w:author="Robert Kuchinski" w:date="2019-01-13T13:30:00Z"/>
        </w:rPr>
      </w:pPr>
      <w:ins w:id="72" w:author="Robert Kuchinski" w:date="2019-01-13T13:28:00Z">
        <w:r>
          <w:t xml:space="preserve">Provide </w:t>
        </w:r>
        <w:commentRangeStart w:id="73"/>
        <w:r>
          <w:t>BA</w:t>
        </w:r>
      </w:ins>
      <w:commentRangeEnd w:id="73"/>
      <w:r w:rsidR="00BF655A">
        <w:rPr>
          <w:rStyle w:val="CommentReference"/>
        </w:rPr>
        <w:commentReference w:id="73"/>
      </w:r>
      <w:ins w:id="74" w:author="Robert Kuchinski" w:date="2019-01-13T13:30:00Z">
        <w:r>
          <w:t xml:space="preserve"> artifacts and</w:t>
        </w:r>
      </w:ins>
      <w:ins w:id="75" w:author="Robert Kuchinski" w:date="2019-01-13T13:28:00Z">
        <w:r>
          <w:t xml:space="preserve"> insights as tools to agile product roles (Product </w:t>
        </w:r>
        <w:proofErr w:type="spellStart"/>
        <w:r>
          <w:t>Mgr</w:t>
        </w:r>
        <w:proofErr w:type="spellEnd"/>
        <w:r>
          <w:t>, Product Owner) for und</w:t>
        </w:r>
      </w:ins>
      <w:ins w:id="76" w:author="Robert Kuchinski" w:date="2019-01-13T13:29:00Z">
        <w:r>
          <w:t>erstanding strategy and prioritizing value delivery</w:t>
        </w:r>
      </w:ins>
    </w:p>
    <w:p w14:paraId="321EA048" w14:textId="460CF372" w:rsidR="00213841" w:rsidRDefault="00213841" w:rsidP="00360F0C">
      <w:pPr>
        <w:pStyle w:val="ListParagraph"/>
        <w:numPr>
          <w:ilvl w:val="0"/>
          <w:numId w:val="4"/>
        </w:numPr>
        <w:rPr>
          <w:ins w:id="77" w:author="Robert Kuchinski" w:date="2019-01-13T13:29:00Z"/>
        </w:rPr>
      </w:pPr>
      <w:ins w:id="78" w:author="Robert Kuchinski" w:date="2019-01-13T13:30:00Z">
        <w:r>
          <w:t>Provide portfolio level roles such as Epic Owners under</w:t>
        </w:r>
      </w:ins>
      <w:ins w:id="79" w:author="Robert Kuchinski" w:date="2019-01-13T13:31:00Z">
        <w:r>
          <w:t xml:space="preserve">standing of how to </w:t>
        </w:r>
        <w:r w:rsidR="007E65D9">
          <w:t>prioritize and architect execution plans / scenarios</w:t>
        </w:r>
      </w:ins>
    </w:p>
    <w:p w14:paraId="44CD052F" w14:textId="4EB1EAF0" w:rsidR="00213841" w:rsidRDefault="00213841" w:rsidP="008A7D9A">
      <w:pPr>
        <w:rPr>
          <w:ins w:id="80" w:author="Robert Kuchinski" w:date="2019-01-13T13:27:00Z"/>
        </w:rPr>
      </w:pPr>
      <w:ins w:id="81" w:author="Robert Kuchinski" w:date="2019-01-13T13:28:00Z">
        <w:r>
          <w:lastRenderedPageBreak/>
          <w:t xml:space="preserve"> </w:t>
        </w:r>
      </w:ins>
      <w:ins w:id="82" w:author="Robert Kuchinski" w:date="2019-01-13T13:31:00Z">
        <w:r w:rsidR="007E65D9">
          <w:t xml:space="preserve">Connect use of business architecture with ceremonies and cadence of </w:t>
        </w:r>
      </w:ins>
      <w:ins w:id="83" w:author="Robert Kuchinski" w:date="2019-01-13T13:32:00Z">
        <w:r w:rsidR="007E65D9">
          <w:t>agile delivery or agile operating models</w:t>
        </w:r>
      </w:ins>
      <w:ins w:id="84" w:author="Robert Kuchinski" w:date="2019-01-13T13:33:00Z">
        <w:r w:rsidR="007E65D9">
          <w:t xml:space="preserve">. Provides long term use and scalability of business architecture as a key enabler to architecting value delivery and execution plans. </w:t>
        </w:r>
      </w:ins>
    </w:p>
    <w:p w14:paraId="19C147C5" w14:textId="77777777" w:rsidR="00213841" w:rsidRDefault="00213841" w:rsidP="008A7D9A"/>
    <w:p w14:paraId="1F981D32" w14:textId="77777777" w:rsidR="008A7D9A" w:rsidRDefault="008A7D9A" w:rsidP="008A7D9A"/>
    <w:p w14:paraId="264765A7" w14:textId="6187536B" w:rsidR="008A7D9A" w:rsidRPr="00360F0C" w:rsidRDefault="008A7D9A" w:rsidP="008A7D9A">
      <w:pPr>
        <w:rPr>
          <w:b/>
        </w:rPr>
      </w:pPr>
      <w:commentRangeStart w:id="85"/>
      <w:r w:rsidRPr="00360F0C">
        <w:rPr>
          <w:b/>
        </w:rPr>
        <w:t>Justification to the solution:</w:t>
      </w:r>
      <w:commentRangeEnd w:id="85"/>
      <w:r w:rsidR="00BF655A">
        <w:rPr>
          <w:rStyle w:val="CommentReference"/>
        </w:rPr>
        <w:commentReference w:id="85"/>
      </w:r>
    </w:p>
    <w:p w14:paraId="0BABEEA4" w14:textId="77E7577E" w:rsidR="008A7D9A" w:rsidRDefault="008A7D9A" w:rsidP="008A7D9A">
      <w:r>
        <w:t>TBD</w:t>
      </w:r>
    </w:p>
    <w:p w14:paraId="2FAD1659" w14:textId="77777777" w:rsidR="008A7D9A" w:rsidRDefault="008A7D9A" w:rsidP="008A7D9A"/>
    <w:p w14:paraId="2A0F4188" w14:textId="29A4BB2A" w:rsidR="008A7D9A" w:rsidRPr="00360F0C" w:rsidRDefault="008A7D9A" w:rsidP="008A7D9A">
      <w:pPr>
        <w:rPr>
          <w:b/>
        </w:rPr>
      </w:pPr>
      <w:r w:rsidRPr="00360F0C">
        <w:rPr>
          <w:b/>
        </w:rPr>
        <w:t>Objective presentation of other solutions we are not exploring and why:</w:t>
      </w:r>
    </w:p>
    <w:p w14:paraId="0864C782" w14:textId="7FF47DB4" w:rsidR="008A7D9A" w:rsidRDefault="008A7D9A" w:rsidP="008A7D9A">
      <w:r>
        <w:t>TBD</w:t>
      </w:r>
    </w:p>
    <w:p w14:paraId="5370335C" w14:textId="77777777" w:rsidR="00323279" w:rsidRDefault="00323279" w:rsidP="00323279">
      <w:pPr>
        <w:ind w:left="720"/>
      </w:pPr>
    </w:p>
    <w:p w14:paraId="7699097F" w14:textId="77777777" w:rsidR="00360F0C" w:rsidRDefault="00360F0C">
      <w:r>
        <w:br w:type="page"/>
      </w:r>
    </w:p>
    <w:p w14:paraId="175D3CAB" w14:textId="35FE4490" w:rsidR="00463C51" w:rsidRDefault="00463C51" w:rsidP="00360F0C">
      <w:r>
        <w:lastRenderedPageBreak/>
        <w:t>- Body -</w:t>
      </w:r>
    </w:p>
    <w:p w14:paraId="79844239" w14:textId="06A878F2" w:rsidR="00463C51" w:rsidRPr="00360F0C" w:rsidRDefault="00F704F7" w:rsidP="00463C51">
      <w:pPr>
        <w:rPr>
          <w:b/>
        </w:rPr>
      </w:pPr>
      <w:r w:rsidRPr="00360F0C">
        <w:rPr>
          <w:b/>
        </w:rPr>
        <w:t xml:space="preserve">Provide a </w:t>
      </w:r>
      <w:commentRangeStart w:id="86"/>
      <w:r w:rsidRPr="00360F0C">
        <w:rPr>
          <w:b/>
        </w:rPr>
        <w:t xml:space="preserve">specific example </w:t>
      </w:r>
      <w:commentRangeEnd w:id="86"/>
      <w:r w:rsidR="00606C70">
        <w:rPr>
          <w:rStyle w:val="CommentReference"/>
        </w:rPr>
        <w:commentReference w:id="86"/>
      </w:r>
      <w:r w:rsidRPr="00360F0C">
        <w:rPr>
          <w:b/>
        </w:rPr>
        <w:t>of a challenge with product concept or concepts that resonates with our practitioners</w:t>
      </w:r>
    </w:p>
    <w:p w14:paraId="382C556C" w14:textId="77777777" w:rsidR="00F704F7" w:rsidRDefault="00F704F7" w:rsidP="00463C51">
      <w:r>
        <w:tab/>
        <w:t>e.g. When we say product, what do we mean?</w:t>
      </w:r>
    </w:p>
    <w:p w14:paraId="165C7396" w14:textId="77777777" w:rsidR="00F704F7" w:rsidRDefault="00F704F7" w:rsidP="00463C51">
      <w:r>
        <w:tab/>
        <w:t>e.g. What does it mean to be a Product Owner?</w:t>
      </w:r>
    </w:p>
    <w:p w14:paraId="083491F1" w14:textId="3BD799EA" w:rsidR="00F704F7" w:rsidRDefault="00F704F7" w:rsidP="00463C51">
      <w:r>
        <w:tab/>
        <w:t xml:space="preserve">e.g. How do product owners align to strategy and concepts such as value streams?  </w:t>
      </w:r>
    </w:p>
    <w:p w14:paraId="435E4B3F" w14:textId="211B0252" w:rsidR="00F704F7" w:rsidRPr="00360F0C" w:rsidRDefault="00F704F7" w:rsidP="00F704F7">
      <w:pPr>
        <w:rPr>
          <w:b/>
        </w:rPr>
      </w:pPr>
      <w:r w:rsidRPr="00360F0C">
        <w:rPr>
          <w:b/>
        </w:rPr>
        <w:t>Statement of solution to the challenge</w:t>
      </w:r>
    </w:p>
    <w:p w14:paraId="4B089435" w14:textId="1883FA68" w:rsidR="00F704F7" w:rsidRPr="00360F0C" w:rsidRDefault="00F704F7" w:rsidP="00F704F7">
      <w:pPr>
        <w:rPr>
          <w:b/>
        </w:rPr>
      </w:pPr>
      <w:r w:rsidRPr="00360F0C">
        <w:rPr>
          <w:b/>
        </w:rPr>
        <w:t>Elaborate on the ‘how’</w:t>
      </w:r>
    </w:p>
    <w:p w14:paraId="1A2A157D" w14:textId="3C904B60" w:rsidR="00F704F7" w:rsidRPr="00F704F7" w:rsidRDefault="00F704F7" w:rsidP="00F704F7">
      <w:r>
        <w:t>Repeat for 1 or 2 more challenges experienced by practitioners</w:t>
      </w:r>
    </w:p>
    <w:p w14:paraId="6765029F" w14:textId="77777777" w:rsidR="00F704F7" w:rsidRDefault="00F704F7" w:rsidP="00463C51">
      <w:pPr>
        <w:pStyle w:val="Heading3"/>
      </w:pPr>
    </w:p>
    <w:p w14:paraId="6EBD7FA6" w14:textId="7F8333BE" w:rsidR="00463C51" w:rsidRDefault="00463C51" w:rsidP="00463C51">
      <w:pPr>
        <w:pStyle w:val="Heading3"/>
      </w:pPr>
      <w:r>
        <w:t>- Conclusion -</w:t>
      </w:r>
    </w:p>
    <w:p w14:paraId="5B875D27" w14:textId="2ABE48F3" w:rsidR="00463C51" w:rsidRDefault="00F704F7" w:rsidP="00463C51">
      <w:r>
        <w:t>As a practitioner, you should now have clarity on how to relate and utilize product concepts in agile environments</w:t>
      </w:r>
      <w:r w:rsidR="008C2514">
        <w:t xml:space="preserve"> in concert with business architecture</w:t>
      </w:r>
      <w:r>
        <w:t xml:space="preserve"> to organize and deliver around value. </w:t>
      </w:r>
    </w:p>
    <w:p w14:paraId="61014E85" w14:textId="24C3327E" w:rsidR="0074247B" w:rsidRPr="00360F0C" w:rsidRDefault="0074247B" w:rsidP="00463C51">
      <w:pPr>
        <w:rPr>
          <w:b/>
        </w:rPr>
      </w:pPr>
      <w:r w:rsidRPr="00360F0C">
        <w:rPr>
          <w:b/>
        </w:rPr>
        <w:t>Restate key actions</w:t>
      </w:r>
    </w:p>
    <w:p w14:paraId="6F74D713" w14:textId="57860924" w:rsidR="0074247B" w:rsidRPr="00360F0C" w:rsidRDefault="0074247B" w:rsidP="00463C51">
      <w:pPr>
        <w:rPr>
          <w:b/>
        </w:rPr>
      </w:pPr>
      <w:r w:rsidRPr="00360F0C">
        <w:rPr>
          <w:b/>
        </w:rPr>
        <w:t>Final statement to walk away with (action, question, mandate, etc.)</w:t>
      </w:r>
    </w:p>
    <w:p w14:paraId="18674997" w14:textId="77777777" w:rsidR="00F704F7" w:rsidRDefault="00F704F7" w:rsidP="00463C51"/>
    <w:p w14:paraId="0E11C3A9" w14:textId="77777777" w:rsidR="00463C51" w:rsidRDefault="00463C51" w:rsidP="00463C51"/>
    <w:p w14:paraId="07B9481C" w14:textId="77777777" w:rsidR="00463C51" w:rsidRDefault="00463C51" w:rsidP="00463C51"/>
    <w:sectPr w:rsidR="00463C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Domin, Catherine" w:date="2019-01-27T21:56:00Z" w:initials="DC">
    <w:p w14:paraId="6A62625A" w14:textId="432C7998" w:rsidR="000E1E4C" w:rsidRDefault="000E1E4C">
      <w:pPr>
        <w:pStyle w:val="CommentText"/>
      </w:pPr>
      <w:r>
        <w:rPr>
          <w:rStyle w:val="CommentReference"/>
        </w:rPr>
        <w:annotationRef/>
      </w:r>
      <w:r>
        <w:t>I like this title</w:t>
      </w:r>
    </w:p>
  </w:comment>
  <w:comment w:id="2" w:author="Frank Fons" w:date="2019-01-28T11:13:00Z" w:initials="FF">
    <w:p w14:paraId="5D615E0F" w14:textId="5D8C472C" w:rsidR="005808BF" w:rsidRDefault="005808BF">
      <w:pPr>
        <w:pStyle w:val="CommentText"/>
      </w:pPr>
      <w:r>
        <w:rPr>
          <w:rStyle w:val="CommentReference"/>
        </w:rPr>
        <w:annotationRef/>
      </w:r>
      <w:r>
        <w:t>Does it make sense to add “and optimized through use of business architecture artifacts and methods?”</w:t>
      </w:r>
    </w:p>
  </w:comment>
  <w:comment w:id="6" w:author="Domin, Catherine" w:date="2019-01-27T23:25:00Z" w:initials="DC">
    <w:p w14:paraId="7C73C3E5" w14:textId="225CF1BF" w:rsidR="0058698F" w:rsidRDefault="0058698F">
      <w:pPr>
        <w:pStyle w:val="CommentText"/>
      </w:pPr>
      <w:r>
        <w:rPr>
          <w:rStyle w:val="CommentReference"/>
        </w:rPr>
        <w:annotationRef/>
      </w:r>
      <w:r w:rsidR="00606C70">
        <w:t>My organization is currently struggling with the value of moving to BA capability terminology to replace the way we currently define our business. This could affect the definition of product. Not sure if others would have this same issue.</w:t>
      </w:r>
    </w:p>
  </w:comment>
  <w:comment w:id="43" w:author="Domin, Catherine" w:date="2019-01-27T23:00:00Z" w:initials="DC">
    <w:p w14:paraId="1439826C" w14:textId="6B28876C" w:rsidR="00EB628B" w:rsidRDefault="00EB628B">
      <w:pPr>
        <w:pStyle w:val="CommentText"/>
      </w:pPr>
      <w:r>
        <w:rPr>
          <w:rStyle w:val="CommentReference"/>
        </w:rPr>
        <w:annotationRef/>
      </w:r>
      <w:r>
        <w:t>Recommend we combine this section with the next section on the problem and why it should be solved otherwise we should cite sources where issues or trends have been identified or derived.</w:t>
      </w:r>
    </w:p>
  </w:comment>
  <w:comment w:id="62" w:author="Domin, Catherine" w:date="2019-01-27T23:03:00Z" w:initials="DC">
    <w:p w14:paraId="46173D8E" w14:textId="185BB1D2" w:rsidR="00EB628B" w:rsidRDefault="00EB628B">
      <w:pPr>
        <w:pStyle w:val="CommentText"/>
      </w:pPr>
      <w:r>
        <w:rPr>
          <w:rStyle w:val="CommentReference"/>
        </w:rPr>
        <w:annotationRef/>
      </w:r>
      <w:r>
        <w:t xml:space="preserve">Should we reference a few other </w:t>
      </w:r>
      <w:proofErr w:type="gramStart"/>
      <w:r>
        <w:t>frameworks</w:t>
      </w:r>
      <w:proofErr w:type="gramEnd"/>
      <w:r>
        <w:t xml:space="preserve"> or should we localize this whitepaper only to </w:t>
      </w:r>
      <w:proofErr w:type="spellStart"/>
      <w:r>
        <w:t>SAFe</w:t>
      </w:r>
      <w:proofErr w:type="spellEnd"/>
      <w:r>
        <w:t>?</w:t>
      </w:r>
    </w:p>
  </w:comment>
  <w:comment w:id="73" w:author="Domin, Catherine" w:date="2019-01-27T23:04:00Z" w:initials="DC">
    <w:p w14:paraId="0051D1BE" w14:textId="3804C930" w:rsidR="00BF655A" w:rsidRDefault="00BF655A">
      <w:pPr>
        <w:pStyle w:val="CommentText"/>
      </w:pPr>
      <w:r>
        <w:rPr>
          <w:rStyle w:val="CommentReference"/>
        </w:rPr>
        <w:annotationRef/>
      </w:r>
      <w:r>
        <w:t>Do we need to clarify Business Architect from Business Analyst?</w:t>
      </w:r>
    </w:p>
  </w:comment>
  <w:comment w:id="85" w:author="Domin, Catherine" w:date="2019-01-27T23:08:00Z" w:initials="DC">
    <w:p w14:paraId="35F35386" w14:textId="63257F0A" w:rsidR="00BF655A" w:rsidRDefault="00BF655A">
      <w:pPr>
        <w:pStyle w:val="CommentText"/>
      </w:pPr>
      <w:r>
        <w:rPr>
          <w:rStyle w:val="CommentReference"/>
        </w:rPr>
        <w:annotationRef/>
      </w:r>
      <w:r>
        <w:t>What might be some examples of this? How do we express the value of alignment</w:t>
      </w:r>
      <w:r w:rsidR="0058698F">
        <w:t>/clarity in terms of eliminating friction in the flow of work from strategy to execution?</w:t>
      </w:r>
      <w:r>
        <w:t xml:space="preserve"> </w:t>
      </w:r>
    </w:p>
  </w:comment>
  <w:comment w:id="86" w:author="Domin, Catherine" w:date="2019-01-27T23:34:00Z" w:initials="DC">
    <w:p w14:paraId="1E453827" w14:textId="52B66DFB" w:rsidR="00606C70" w:rsidRDefault="00606C70">
      <w:pPr>
        <w:pStyle w:val="CommentText"/>
      </w:pPr>
      <w:r>
        <w:rPr>
          <w:rStyle w:val="CommentReference"/>
        </w:rPr>
        <w:annotationRef/>
      </w:r>
      <w:r>
        <w:t>Do we have anyone on the team that has a specific example we can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62625A" w15:done="0"/>
  <w15:commentEx w15:paraId="5D615E0F" w15:done="0"/>
  <w15:commentEx w15:paraId="7C73C3E5" w15:done="0"/>
  <w15:commentEx w15:paraId="1439826C" w15:done="0"/>
  <w15:commentEx w15:paraId="46173D8E" w15:done="0"/>
  <w15:commentEx w15:paraId="0051D1BE" w15:done="0"/>
  <w15:commentEx w15:paraId="35F35386" w15:done="0"/>
  <w15:commentEx w15:paraId="1E4538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62625A" w16cid:durableId="1FF8A77E"/>
  <w16cid:commentId w16cid:paraId="5D615E0F" w16cid:durableId="1FF96276"/>
  <w16cid:commentId w16cid:paraId="7C73C3E5" w16cid:durableId="1FF8BC72"/>
  <w16cid:commentId w16cid:paraId="1439826C" w16cid:durableId="1FF8B673"/>
  <w16cid:commentId w16cid:paraId="46173D8E" w16cid:durableId="1FF8B732"/>
  <w16cid:commentId w16cid:paraId="0051D1BE" w16cid:durableId="1FF8B773"/>
  <w16cid:commentId w16cid:paraId="35F35386" w16cid:durableId="1FF8B869"/>
  <w16cid:commentId w16cid:paraId="1E453827" w16cid:durableId="1FF8BE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247B2"/>
    <w:multiLevelType w:val="hybridMultilevel"/>
    <w:tmpl w:val="6572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26421"/>
    <w:multiLevelType w:val="hybridMultilevel"/>
    <w:tmpl w:val="7136B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90527"/>
    <w:multiLevelType w:val="hybridMultilevel"/>
    <w:tmpl w:val="90908E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2D35B7"/>
    <w:multiLevelType w:val="hybridMultilevel"/>
    <w:tmpl w:val="B28E8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omin, Catherine">
    <w15:presenceInfo w15:providerId="AD" w15:userId="S::cdomin@rich.com::1cf1980d-0f15-42d3-abc8-e8cf8eda6190"/>
  </w15:person>
  <w15:person w15:author="Frank Fons">
    <w15:presenceInfo w15:providerId="AD" w15:userId="S-1-5-21-442726818-2160565561-3997648070-681681"/>
  </w15:person>
  <w15:person w15:author="Robert Kuchinski">
    <w15:presenceInfo w15:providerId="AD" w15:userId="S::Robert_Kuchinski@glic.com::70df8f03b6f3e5c8"/>
  </w15:person>
  <w15:person w15:author="Robert Kuchinski [2]">
    <w15:presenceInfo w15:providerId="None" w15:userId="Robert Kuchin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51"/>
    <w:rsid w:val="000E1E4C"/>
    <w:rsid w:val="0011634A"/>
    <w:rsid w:val="001C1C25"/>
    <w:rsid w:val="001D531B"/>
    <w:rsid w:val="00211C8A"/>
    <w:rsid w:val="00213841"/>
    <w:rsid w:val="002731A3"/>
    <w:rsid w:val="002754DF"/>
    <w:rsid w:val="003048C1"/>
    <w:rsid w:val="00306D20"/>
    <w:rsid w:val="00323279"/>
    <w:rsid w:val="00360F0C"/>
    <w:rsid w:val="00374C13"/>
    <w:rsid w:val="0038354E"/>
    <w:rsid w:val="003C56B5"/>
    <w:rsid w:val="003F440D"/>
    <w:rsid w:val="00463C51"/>
    <w:rsid w:val="004D1080"/>
    <w:rsid w:val="004D5255"/>
    <w:rsid w:val="00517A45"/>
    <w:rsid w:val="00573FAF"/>
    <w:rsid w:val="005808BF"/>
    <w:rsid w:val="0058698F"/>
    <w:rsid w:val="00606C70"/>
    <w:rsid w:val="006642BF"/>
    <w:rsid w:val="0074247B"/>
    <w:rsid w:val="007E65D9"/>
    <w:rsid w:val="0082200F"/>
    <w:rsid w:val="008A7D9A"/>
    <w:rsid w:val="008C2514"/>
    <w:rsid w:val="0093150B"/>
    <w:rsid w:val="009B0A65"/>
    <w:rsid w:val="00A72DD3"/>
    <w:rsid w:val="00BF655A"/>
    <w:rsid w:val="00C84D8B"/>
    <w:rsid w:val="00CE5E30"/>
    <w:rsid w:val="00D74FD9"/>
    <w:rsid w:val="00EB628B"/>
    <w:rsid w:val="00F6035C"/>
    <w:rsid w:val="00F704F7"/>
    <w:rsid w:val="00FD1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4B11"/>
  <w15:chartTrackingRefBased/>
  <w15:docId w15:val="{32426A69-8736-4F77-9364-87E6D17E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3C51"/>
  </w:style>
  <w:style w:type="paragraph" w:styleId="Heading1">
    <w:name w:val="heading 1"/>
    <w:basedOn w:val="Normal"/>
    <w:next w:val="Normal"/>
    <w:link w:val="Heading1Char"/>
    <w:uiPriority w:val="9"/>
    <w:qFormat/>
    <w:rsid w:val="007424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3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3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C51"/>
    <w:pPr>
      <w:ind w:left="720"/>
      <w:contextualSpacing/>
    </w:pPr>
  </w:style>
  <w:style w:type="character" w:customStyle="1" w:styleId="Heading2Char">
    <w:name w:val="Heading 2 Char"/>
    <w:basedOn w:val="DefaultParagraphFont"/>
    <w:link w:val="Heading2"/>
    <w:uiPriority w:val="9"/>
    <w:rsid w:val="00463C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3C5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4247B"/>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D74F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FD9"/>
    <w:rPr>
      <w:rFonts w:ascii="Segoe UI" w:hAnsi="Segoe UI" w:cs="Segoe UI"/>
      <w:sz w:val="18"/>
      <w:szCs w:val="18"/>
    </w:rPr>
  </w:style>
  <w:style w:type="paragraph" w:styleId="Revision">
    <w:name w:val="Revision"/>
    <w:hidden/>
    <w:uiPriority w:val="99"/>
    <w:semiHidden/>
    <w:rsid w:val="00D74FD9"/>
    <w:pPr>
      <w:spacing w:after="0" w:line="240" w:lineRule="auto"/>
    </w:pPr>
  </w:style>
  <w:style w:type="character" w:styleId="CommentReference">
    <w:name w:val="annotation reference"/>
    <w:basedOn w:val="DefaultParagraphFont"/>
    <w:uiPriority w:val="99"/>
    <w:semiHidden/>
    <w:unhideWhenUsed/>
    <w:rsid w:val="00D74FD9"/>
    <w:rPr>
      <w:sz w:val="16"/>
      <w:szCs w:val="16"/>
    </w:rPr>
  </w:style>
  <w:style w:type="paragraph" w:styleId="CommentText">
    <w:name w:val="annotation text"/>
    <w:basedOn w:val="Normal"/>
    <w:link w:val="CommentTextChar"/>
    <w:uiPriority w:val="99"/>
    <w:semiHidden/>
    <w:unhideWhenUsed/>
    <w:rsid w:val="00D74FD9"/>
    <w:pPr>
      <w:spacing w:line="240" w:lineRule="auto"/>
    </w:pPr>
    <w:rPr>
      <w:sz w:val="20"/>
      <w:szCs w:val="20"/>
    </w:rPr>
  </w:style>
  <w:style w:type="character" w:customStyle="1" w:styleId="CommentTextChar">
    <w:name w:val="Comment Text Char"/>
    <w:basedOn w:val="DefaultParagraphFont"/>
    <w:link w:val="CommentText"/>
    <w:uiPriority w:val="99"/>
    <w:semiHidden/>
    <w:rsid w:val="00D74FD9"/>
    <w:rPr>
      <w:sz w:val="20"/>
      <w:szCs w:val="20"/>
    </w:rPr>
  </w:style>
  <w:style w:type="paragraph" w:styleId="CommentSubject">
    <w:name w:val="annotation subject"/>
    <w:basedOn w:val="CommentText"/>
    <w:next w:val="CommentText"/>
    <w:link w:val="CommentSubjectChar"/>
    <w:uiPriority w:val="99"/>
    <w:semiHidden/>
    <w:unhideWhenUsed/>
    <w:rsid w:val="00D74FD9"/>
    <w:rPr>
      <w:b/>
      <w:bCs/>
    </w:rPr>
  </w:style>
  <w:style w:type="character" w:customStyle="1" w:styleId="CommentSubjectChar">
    <w:name w:val="Comment Subject Char"/>
    <w:basedOn w:val="CommentTextChar"/>
    <w:link w:val="CommentSubject"/>
    <w:uiPriority w:val="99"/>
    <w:semiHidden/>
    <w:rsid w:val="00D74F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Robert Kuchinski</cp:lastModifiedBy>
  <cp:revision>2</cp:revision>
  <dcterms:created xsi:type="dcterms:W3CDTF">2019-01-13T18:41:00Z</dcterms:created>
  <dcterms:modified xsi:type="dcterms:W3CDTF">2019-01-28T19:19:00Z</dcterms:modified>
</cp:coreProperties>
</file>